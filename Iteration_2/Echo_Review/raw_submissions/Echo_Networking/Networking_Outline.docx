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Arial" w:cs="Arial" w:eastAsia="Arial" w:hAnsi="Arial"/>
          <w:b w:val="0"/>
          <w:i w:val="0"/>
          <w:smallCaps w:val="0"/>
          <w:strike w:val="0"/>
          <w:color w:val="000000"/>
          <w:sz w:val="24"/>
          <w:szCs w:val="24"/>
          <w:u w:val="none"/>
          <w:shd w:fill="auto" w:val="clear"/>
          <w:vertAlign w:val="baseline"/>
        </w:rPr>
      </w:pPr>
      <w:commentRangeStart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are 5 major aspects of the networking portion of the code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1943359375" w:line="240" w:lineRule="auto"/>
        <w:ind w:left="376.10015869140625" w:right="0" w:firstLine="0"/>
        <w:jc w:val="left"/>
        <w:rPr>
          <w:rFonts w:ascii="Arial" w:cs="Arial" w:eastAsia="Arial" w:hAnsi="Arial"/>
          <w:b w:val="0"/>
          <w:i w:val="0"/>
          <w:smallCaps w:val="0"/>
          <w:strike w:val="0"/>
          <w:color w:val="000000"/>
          <w:sz w:val="24"/>
          <w:szCs w:val="24"/>
          <w:u w:val="none"/>
          <w:shd w:fill="auto" w:val="clear"/>
          <w:vertAlign w:val="baseline"/>
        </w:rPr>
      </w:pPr>
      <w:commentRangeStart w:id="1"/>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Connecting to the server to Login/create a new profile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82421875" w:line="240" w:lineRule="auto"/>
        <w:ind w:left="376.10015869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Sending the Leaderboard information from the server to client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376.10015869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Chatting between clients during </w:t>
      </w:r>
      <w:ins w:author="Hannah Xia" w:id="0" w:date="2024-11-11T03:53:34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matches</w:t>
        </w:r>
      </w:ins>
      <w:del w:author="Hannah Xia" w:id="0" w:date="2024-11-11T03:53:34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match's</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376.1001586914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Updating the board state after the opponent moves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87.8842544555664" w:lineRule="auto"/>
        <w:ind w:left="736.1001586914062" w:right="486.396484375"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Last but not least the dedicated server that acts as a relay between the two</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clients </w:t>
      </w:r>
      <w:commentRangeEnd w:id="1"/>
      <w:r w:rsidDel="00000000" w:rsidR="00000000" w:rsidRPr="00000000">
        <w:commentReference w:id="1"/>
      </w:r>
      <w:commentRangeStart w:id="2"/>
      <w:commentRangeStart w:id="3"/>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361328125" w:line="283.21998596191406" w:lineRule="auto"/>
        <w:ind w:left="742.5801086425781" w:right="1261.5997314453125" w:hanging="7.440032958984375"/>
        <w:jc w:val="left"/>
        <w:rPr>
          <w:rFonts w:ascii="Arial" w:cs="Arial" w:eastAsia="Arial" w:hAnsi="Arial"/>
          <w:b w:val="1"/>
          <w:i w:val="0"/>
          <w:smallCaps w:val="0"/>
          <w:strike w:val="0"/>
          <w:color w:val="000000"/>
          <w:sz w:val="24"/>
          <w:szCs w:val="24"/>
          <w:u w:val="none"/>
          <w:shd w:fill="auto" w:val="clear"/>
          <w:vertAlign w:val="baseline"/>
        </w:rPr>
      </w:pPr>
      <w:commentRangeEnd w:id="2"/>
      <w:r w:rsidDel="00000000" w:rsidR="00000000" w:rsidRPr="00000000">
        <w:commentReference w:id="2"/>
      </w:r>
      <w:commentRangeEnd w:id="3"/>
      <w:r w:rsidDel="00000000" w:rsidR="00000000" w:rsidRPr="00000000">
        <w:commentReference w:id="3"/>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Connecting to the server to Login/create a new profile &amp; Sending the Leaderboard information from the server to client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014404296875" w:line="283.21998596191406" w:lineRule="auto"/>
        <w:ind w:left="20.879974365234375" w:right="58.97705078125" w:hanging="15.5999755859375"/>
        <w:jc w:val="left"/>
        <w:rPr>
          <w:rFonts w:ascii="Arial" w:cs="Arial" w:eastAsia="Arial" w:hAnsi="Arial"/>
          <w:b w:val="0"/>
          <w:i w:val="0"/>
          <w:smallCaps w:val="0"/>
          <w:strike w:val="0"/>
          <w:color w:val="000000"/>
          <w:sz w:val="24"/>
          <w:szCs w:val="24"/>
          <w:u w:val="none"/>
          <w:shd w:fill="auto" w:val="clear"/>
          <w:vertAlign w:val="baseline"/>
        </w:rPr>
      </w:pPr>
      <w:commentRangeStart w:id="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first two are mostly covered by the Authentication &amp; Profile Team as well as the  Leaderboard &amp; Matchmaking Team, so we simply will need to utilize the functions they end up making and sending the data they prepare over our connection</w:t>
      </w:r>
      <w:commentRangeEnd w:id="4"/>
      <w:r w:rsidDel="00000000" w:rsidR="00000000" w:rsidRPr="00000000">
        <w:commentReference w:id="4"/>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99609375" w:line="283.34495544433594" w:lineRule="auto"/>
        <w:ind w:left="4.319915771484375" w:right="183.07861328125" w:firstLine="19.44000244140625"/>
        <w:jc w:val="left"/>
        <w:rPr>
          <w:rFonts w:ascii="Arial" w:cs="Arial" w:eastAsia="Arial" w:hAnsi="Arial"/>
          <w:b w:val="0"/>
          <w:i w:val="0"/>
          <w:smallCaps w:val="0"/>
          <w:strike w:val="0"/>
          <w:color w:val="000000"/>
          <w:sz w:val="24"/>
          <w:szCs w:val="24"/>
          <w:u w:val="none"/>
          <w:shd w:fill="auto" w:val="clear"/>
          <w:vertAlign w:val="baseline"/>
        </w:rPr>
      </w:pPr>
      <w:commentRangeStart w:id="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our part of authentication: we should have a function that is called by the auth team,</w:t>
      </w:r>
      <w:del w:author="Hannah Xia" w:id="1" w:date="2024-11-13T20:24:23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 </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that takes in the username and password and preps them for being sent to the server,</w:t>
      </w:r>
      <w:del w:author="Hannah Xia" w:id="2" w:date="2024-11-13T20:24:25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 </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where the server compares them against its own file, and then another function to tell the  auth teams code if the checks passed or fail, this function would be called by our</w:t>
      </w:r>
      <w:del w:author="Hannah Xia" w:id="3" w:date="2024-11-11T03:53:22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 the</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clients-side loop after it collects the servers response</w:t>
      </w:r>
      <w:ins w:author="Hannah Xia" w:id="4" w:date="2024-11-13T20:24:26Z">
        <w:commentRangeEnd w:id="5"/>
        <w:r w:rsidDel="00000000" w:rsidR="00000000" w:rsidRPr="00000000">
          <w:commentReference w:id="5"/>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ins>
      <w:del w:author="Hannah Xia" w:id="4" w:date="2024-11-13T20:24:26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  </w:delText>
        </w:r>
      </w:del>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753173828125" w:line="283.3867835998535" w:lineRule="auto"/>
        <w:ind w:left="11.2799072265625" w:right="59.8388671875" w:hanging="5.999908447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Then there should also be a function for creating a new user, as well as another function to grab the data the server returns and let the auth team’s code know it if succeeded and to proceed or if that user already exists or something like that</w:t>
      </w:r>
      <w:ins w:author="Hannah Xia" w:id="5" w:date="2024-11-13T20:24:34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in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7327880859375" w:line="283.55326652526855" w:lineRule="auto"/>
        <w:ind w:left="4.319915771484375" w:right="21.54052734375" w:firstLine="0.960083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auth team should be responsible for the code that compares username and password, we just need our server code to call it and return the results</w:t>
      </w:r>
      <w:ins w:author="Hannah Xia" w:id="6" w:date="2024-11-13T20:24:38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in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3668823242188" w:line="283.38664054870605" w:lineRule="auto"/>
        <w:ind w:left="6.959991455078125" w:right="243.057861328125" w:firstLine="16.7999267578125"/>
        <w:jc w:val="left"/>
        <w:rPr>
          <w:rFonts w:ascii="Arial" w:cs="Arial" w:eastAsia="Arial" w:hAnsi="Arial"/>
          <w:b w:val="0"/>
          <w:i w:val="0"/>
          <w:smallCaps w:val="0"/>
          <w:strike w:val="0"/>
          <w:color w:val="000000"/>
          <w:sz w:val="24"/>
          <w:szCs w:val="24"/>
          <w:u w:val="none"/>
          <w:shd w:fill="auto" w:val="clear"/>
          <w:vertAlign w:val="baseline"/>
        </w:rPr>
      </w:pPr>
      <w:commentRangeStart w:id="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the leaderboard we should instead have the server regularly send over the stored  leaderboard data, so we just need to have a function that decodes that data and updates</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leaderboard code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6.959991455078125" w:right="200.098876953125" w:firstLine="16.7999267578125"/>
        <w:jc w:val="left"/>
        <w:rPr>
          <w:rFonts w:ascii="Arial" w:cs="Arial" w:eastAsia="Arial" w:hAnsi="Arial"/>
          <w:b w:val="0"/>
          <w:i w:val="0"/>
          <w:smallCaps w:val="0"/>
          <w:strike w:val="0"/>
          <w:color w:val="000000"/>
          <w:sz w:val="24"/>
          <w:szCs w:val="24"/>
          <w:u w:val="none"/>
          <w:shd w:fill="auto" w:val="clear"/>
          <w:vertAlign w:val="baseline"/>
        </w:rPr>
      </w:pPr>
      <w:ins w:author="Hannah Xia" w:id="7" w:date="2024-11-13T20:24:47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I'll</w:t>
        </w:r>
      </w:ins>
      <w:del w:author="Hannah Xia" w:id="7" w:date="2024-11-13T20:24:47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Ill</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try to talk to the leaderboard team to see what kind of data structures they will be using  to store this information, until then we can leave this on the backburner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00830078125" w:line="283.21998596191406" w:lineRule="auto"/>
        <w:ind w:left="6.959991455078125" w:right="58.47900390625" w:firstLine="8.880004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Once we make the server-side portion of the code we will need another function to encode  this data as well as read and write it to a file so it persists over server restarts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2998046875" w:line="240" w:lineRule="auto"/>
        <w:ind w:left="0" w:right="2165.280151367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Chatting between clients during </w:t>
      </w:r>
      <w:ins w:author="Hannah Xia" w:id="8" w:date="2024-11-13T20:24:52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matches</w:t>
        </w:r>
      </w:ins>
      <w:del w:author="Hannah Xia" w:id="8" w:date="2024-11-13T20:24:52Z">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delText xml:space="preserve">match's</w:delText>
        </w:r>
      </w:de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3204345703125" w:line="283.8625717163086" w:lineRule="auto"/>
        <w:ind w:left="6.959991455078125" w:right="48.177490234375" w:firstLine="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chatting between clients, we will want a message class that holds information such as  “Message contents”, “Time”, “Username of sender” things like this. The GUI team will be  responsible for collecting the </w:t>
      </w:r>
      <w:ins w:author="Hannah Xia" w:id="9" w:date="2024-11-13T20:24:58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user's</w:t>
        </w:r>
      </w:ins>
      <w:del w:author="Hannah Xia" w:id="9" w:date="2024-11-13T20:24:58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users</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message and calling one our SendMessage(</w:t>
      </w:r>
      <w:commentRangeStart w:id="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Message  msg)</w:t>
      </w:r>
      <w:commentRangeEnd w:id="7"/>
      <w:r w:rsidDel="00000000" w:rsidR="00000000" w:rsidRPr="00000000">
        <w:commentReference w:id="7"/>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function and passing a message object to us. From there we will need to format this  information into a byte pattern which we can decode later and place this information into a  local variable within the Networking class called something like “msgToBeSent” for the  data to be sent by the connection when it is ready( Multithreading means we can’t force  things to happen when we want to, but instead we wait until its ready).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571044921875" w:line="284.1197204589844" w:lineRule="auto"/>
        <w:ind w:left="3.3599853515625" w:right="165.6396484375" w:hanging="3.60000610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will also need a sister function to this SendMessage(Bytes someName) function, that  does the opposite, it would take the bytes received from the server and translate them  back into a Message() object, after that it would need to push it to the GUI team somehow  to display it. Before pushing it, we will have to double check that this message isn’t a  duplicate, so we would check to make sure it doesn’t have the exact same values as the  previous message decoded.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3998413085938" w:line="240" w:lineRule="auto"/>
        <w:ind w:left="0" w:right="1593.5198974609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Updating the board state after the opponent moves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200439453125" w:line="283.35888862609863" w:lineRule="auto"/>
        <w:ind w:left="6.959991455078125" w:right="93.079833984375" w:firstLine="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this next section, we should have a function such as SendBoardState(Board board) that would be called by the game logic team. This function should take the board from the  argument and encode it into a byte format to be sent over the network and place it within a  local variable to be sent off when the connection is ready to do as such.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9895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Another Sister function will be needed to decode this information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83.553524017334" w:lineRule="auto"/>
        <w:ind w:left="22.079925537109375" w:right="330.39794921875" w:firstLine="1.67999267578125"/>
        <w:jc w:val="left"/>
        <w:rPr>
          <w:rFonts w:ascii="Arial" w:cs="Arial" w:eastAsia="Arial" w:hAnsi="Arial"/>
          <w:b w:val="0"/>
          <w:i w:val="0"/>
          <w:smallCaps w:val="0"/>
          <w:strike w:val="0"/>
          <w:color w:val="000000"/>
          <w:sz w:val="24"/>
          <w:szCs w:val="24"/>
          <w:u w:val="none"/>
          <w:shd w:fill="auto" w:val="clear"/>
          <w:vertAlign w:val="baseline"/>
        </w:rPr>
      </w:pPr>
      <w:commentRangeStart w:id="8"/>
      <w:commentRangeStart w:id="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addition, we should have a EndUsersTurn() function that lets the server know that this  players turn is done and thus the other players turn has begun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5966796875" w:line="283.21998596191406" w:lineRule="auto"/>
        <w:ind w:left="15.5999755859375" w:right="0" w:hanging="11.52008056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well as a sister function SetUsersTurn() that sets lets the user know it their turn (bad way  of explaining it, but I can’t think of any other way at the moment) </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29980468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Main Loop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3204345703125" w:line="283.21998596191406" w:lineRule="auto"/>
        <w:ind w:left="15.5999755859375" w:right="113.00048828125" w:hanging="10.319976806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the core of our networking team, as it will act as the central location that uses most  of the functions we create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002197265625" w:line="284.608154296875" w:lineRule="auto"/>
        <w:ind w:left="0" w:right="161.79931640625" w:firstLine="5.279998779296875"/>
        <w:jc w:val="left"/>
        <w:rPr>
          <w:rFonts w:ascii="Arial" w:cs="Arial" w:eastAsia="Arial" w:hAnsi="Arial"/>
          <w:b w:val="0"/>
          <w:i w:val="0"/>
          <w:smallCaps w:val="0"/>
          <w:strike w:val="0"/>
          <w:color w:val="000000"/>
          <w:sz w:val="24"/>
          <w:szCs w:val="24"/>
          <w:u w:val="none"/>
          <w:shd w:fill="auto" w:val="clear"/>
          <w:vertAlign w:val="baseline"/>
        </w:rPr>
      </w:pPr>
      <w:commentRangeStart w:id="10"/>
      <w:commentRangeStart w:id="11"/>
      <w:commentRangeStart w:id="12"/>
      <w:commentRangeStart w:id="13"/>
      <w:commentRangeStart w:id="1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main networking loop must</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be multithreaded as networking spends a lot of its time  waiting for a packet, and while waiting no other code can be executed, thus we must have  it in another thread. This means that our networking class will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extend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00"/>
          <w:sz w:val="22"/>
          <w:szCs w:val="22"/>
          <w:u w:val="none"/>
          <w:shd w:fill="auto" w:val="clear"/>
          <w:vertAlign w:val="baseline"/>
          <w:rtl w:val="0"/>
        </w:rPr>
        <w:t xml:space="preserve">Thread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which is  java’s basic class for multithreading.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1865234375" w:line="283.21998596191406" w:lineRule="auto"/>
        <w:ind w:left="4.319915771484375" w:right="159.05517578125" w:firstLine="0.960083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utilize the multithreading we will need a run() function within the class, and this is what  will be run when OurClass.start() is called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998291015625" w:line="240" w:lineRule="auto"/>
        <w:ind w:left="5.2799987792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actual client-side loop will kinda go something like this.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204345703125" w:line="240" w:lineRule="auto"/>
        <w:ind w:left="746.180114746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Package/Send All data to the server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73876953125" w:line="240" w:lineRule="auto"/>
        <w:ind w:left="734.42016601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Wait For servers package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735.1400756835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Recive package and decode data, update content with this new data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52001953125" w:line="283.21998596191406" w:lineRule="auto"/>
        <w:ind w:left="6.959991455078125" w:right="235.6005859375" w:hanging="3.600006103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should also have a requestGame() function that lets this loop know to send a request  to the server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3867835998535" w:lineRule="auto"/>
        <w:ind w:left="6.959991455078125" w:right="266.199951171875" w:firstLine="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Before we enter the main loop of our networking code we should have a pre-loop of sorts  that waits and checks for authentication and only proceed if the server responds with a  positive or we cannot contact the server at as a fail safe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3320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Structure Of the Sent Data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1943359375" w:line="283.7192916870117" w:lineRule="auto"/>
        <w:ind w:left="20.879974365234375" w:right="96.417236328125" w:firstLine="2.87994384765625"/>
        <w:jc w:val="left"/>
        <w:rPr>
          <w:rFonts w:ascii="Arial" w:cs="Arial" w:eastAsia="Arial" w:hAnsi="Arial"/>
          <w:b w:val="0"/>
          <w:i w:val="0"/>
          <w:smallCaps w:val="0"/>
          <w:strike w:val="0"/>
          <w:color w:val="000000"/>
          <w:sz w:val="24"/>
          <w:szCs w:val="24"/>
          <w:u w:val="none"/>
          <w:shd w:fill="auto" w:val="clear"/>
          <w:vertAlign w:val="baseline"/>
        </w:rPr>
      </w:pPr>
      <w:commentRangeStart w:id="1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Feel free to recommend another method of sending our data on the network</w:t>
      </w:r>
      <w:commentRangeEnd w:id="15"/>
      <w:r w:rsidDel="00000000" w:rsidR="00000000" w:rsidRPr="00000000">
        <w:commentReference w:id="15"/>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 thought this </w:t>
      </w:r>
      <w:del w:author="Hannah Xia" w:id="10" w:date="2024-11-13T19:59:13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 </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 in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shower lol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 any improvements would be appreciated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01171875" w:line="283.3311653137207" w:lineRule="auto"/>
        <w:ind w:left="15.11993408203125" w:right="72.19970703125" w:firstLine="8.639984130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My initial thoughts on this is for each “object/value/variable” we send over the network we  should pair it with two 4 byte int’s proceeding it. The first acts as a guide for how many  bytes it should read for this “value” and the second as an identifier as to what is being sent  over.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887451171875" w:line="240" w:lineRule="auto"/>
        <w:ind w:left="11.999969482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 it would look kind of like this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18.7199401855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0000 .... 0101 </w:t>
      </w:r>
      <w:r w:rsidDel="00000000" w:rsidR="00000000" w:rsidRPr="00000000">
        <w:rPr>
          <w:rFonts w:ascii="Arial" w:cs="Arial" w:eastAsia="Arial" w:hAnsi="Arial"/>
          <w:b w:val="0"/>
          <w:i w:val="0"/>
          <w:smallCaps w:val="0"/>
          <w:strike w:val="0"/>
          <w:color w:val="000000"/>
          <w:sz w:val="24"/>
          <w:szCs w:val="24"/>
          <w:highlight w:val="magenta"/>
          <w:u w:val="none"/>
          <w:vertAlign w:val="baseline"/>
          <w:rtl w:val="0"/>
        </w:rPr>
        <w:t xml:space="preserve">0000 .... 0001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1000 0101 .... 0000”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204345703125" w:line="285.30223846435547" w:lineRule="auto"/>
        <w:ind w:left="19.44000244140625" w:right="173.935546875" w:hanging="7.440032958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 the yellow section would inform the code about how many bits this value its about to  read will be and the purple section tells it what those bits represent, eg the value 1 means  its the leaderboard data or something like that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17919921875" w:line="283.7197780609131" w:lineRule="auto"/>
        <w:ind w:left="19.44000244140625" w:right="447.77587890625" w:hanging="15.360107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so when we want to send data we will just append everything that needs to be sent  into one packet and use this to decode it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99951171875" w:line="283.21998596191406" w:lineRule="auto"/>
        <w:ind w:left="22.079925537109375" w:right="443.460693359375" w:hanging="18.00003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Alternatively, we could also skip the identifying bits and just hard code lengths for each  packet, but this seems like a headache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0999145507812" w:line="283.21998596191406" w:lineRule="auto"/>
        <w:ind w:left="15.11993408203125" w:right="608.09814453125" w:hanging="11.0400390625"/>
        <w:jc w:val="left"/>
        <w:rPr>
          <w:rFonts w:ascii="Arial" w:cs="Arial" w:eastAsia="Arial" w:hAnsi="Arial"/>
          <w:b w:val="0"/>
          <w:i w:val="0"/>
          <w:smallCaps w:val="0"/>
          <w:strike w:val="0"/>
          <w:color w:val="000000"/>
          <w:sz w:val="24"/>
          <w:szCs w:val="24"/>
          <w:u w:val="none"/>
          <w:shd w:fill="auto" w:val="clear"/>
          <w:vertAlign w:val="baseline"/>
        </w:rPr>
      </w:pPr>
      <w:commentRangeStart w:id="16"/>
      <w:commentRangeStart w:id="1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our last option that I can think of right now is we could look for a library that has a  simplified networking protocol and use that </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001098632812"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commentRangeStart w:id="18"/>
      <w:commentRangeStart w:id="1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Server-Side Loop </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83.21998596191406" w:lineRule="auto"/>
        <w:ind w:left="6.959991455078125" w:right="153.035888671875" w:hanging="1.67999267578125"/>
        <w:jc w:val="left"/>
        <w:rPr>
          <w:rFonts w:ascii="Arial" w:cs="Arial" w:eastAsia="Arial" w:hAnsi="Arial"/>
          <w:b w:val="0"/>
          <w:i w:val="0"/>
          <w:smallCaps w:val="0"/>
          <w:strike w:val="0"/>
          <w:color w:val="000000"/>
          <w:sz w:val="24"/>
          <w:szCs w:val="24"/>
          <w:u w:val="none"/>
          <w:shd w:fill="auto" w:val="clear"/>
          <w:vertAlign w:val="baseline"/>
        </w:rPr>
      </w:pPr>
      <w:commentRangeStart w:id="2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server-side loop is not our top priority, but I do think we can get it done within the time  frame, It will consist of 3 loops all running on different threads at the same time </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0006713867188" w:line="283.3033847808838" w:lineRule="auto"/>
        <w:ind w:left="6.959991455078125" w:right="126.900634765625" w:hanging="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first loop is pretty simple it will, wait for connections accept them and pass them onto  the second loop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3867835998535" w:lineRule="auto"/>
        <w:ind w:left="5.279998779296875" w:right="247.61962890625" w:hanging="1.6799926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Second loop is our authentication loop, it will compare the given username and  password with the username and pass </w:t>
      </w:r>
      <w:ins w:author="Hannah Xia" w:id="11" w:date="2024-11-13T20:26:02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on the</w:t>
        </w:r>
      </w:ins>
      <w:del w:author="Hannah Xia" w:id="11" w:date="2024-11-13T20:26:02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delText xml:space="preserve">it has on</w:delText>
        </w:r>
      </w:de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file. This loop will also be responsible for  the creating new users and adding them to the file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533203125" w:line="281.6422748565674" w:lineRule="auto"/>
        <w:ind w:left="5.279998779296875" w:right="236.759033203125" w:hanging="1.6799926757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3</w:t>
      </w:r>
      <w:r w:rsidDel="00000000" w:rsidR="00000000" w:rsidRPr="00000000">
        <w:rPr>
          <w:rFonts w:ascii="Arial" w:cs="Arial" w:eastAsia="Arial" w:hAnsi="Arial"/>
          <w:b w:val="0"/>
          <w:i w:val="0"/>
          <w:smallCaps w:val="0"/>
          <w:strike w:val="0"/>
          <w:color w:val="000000"/>
          <w:sz w:val="23.333333333333336"/>
          <w:szCs w:val="23.333333333333336"/>
          <w:u w:val="none"/>
          <w:shd w:fill="auto" w:val="clear"/>
          <w:vertAlign w:val="superscript"/>
          <w:rtl w:val="0"/>
        </w:rPr>
        <w:t xml:space="preserve">rd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loop is our main loop that mirrors the main loop of the client, it should send some  data regularly, such as the leaderboard information, and also wait and listen to the client  for a game request, from there it would call the matchmaking system to see which of the  players it should match up together, after that it should add both of these to some sort of  list. The Server should then relay the other players data to each other using this list,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09765625" w:line="283.2205295562744" w:lineRule="auto"/>
        <w:ind w:left="6.959991455078125" w:right="55.2001953125" w:firstLine="8.639984130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appending it to the regular data being sent. Do this till someone wins the game and change  the players stats and close the connection</w:t>
      </w:r>
      <w:r w:rsidDel="00000000" w:rsidR="00000000" w:rsidRPr="00000000">
        <w:rPr>
          <w:rtl w:val="0"/>
        </w:rPr>
      </w:r>
    </w:p>
    <w:sectPr>
      <w:pgSz w:h="15840" w:w="12240" w:orient="portrait"/>
      <w:pgMar w:bottom="1735.4998779296875" w:top="1425.599365234375" w:left="1437.3799133300781" w:right="1392.280273437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nnah Xia" w:id="15" w:date="2024-11-11T04:04:37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we are using stubs and not implementing an actual database, sending data in binary really is not needed. If you decide to use a singleton or just any java application (like what I suggested in your structure planning) you can just store things in the correct data types like strings, int's, etc.</w:t>
      </w:r>
    </w:p>
  </w:comment>
  <w:comment w:author="Samuel Ergando" w:id="5" w:date="2024-11-14T01:18:49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Feature Proposal: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Perhaps the existing custom authentication system with Firebase Authentication to simplify and secure the process of user login, registration, and session management. This is much easier, probably more feasible and is used as a solution in industry</w:t>
      </w:r>
    </w:p>
  </w:comment>
  <w:comment w:author="Hannah Xia" w:id="10" w:date="2024-11-13T20:16:49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a "main loop" for all of networking function isn't the best way to do this because it's hard to maintain, not to mention the loop has to be run anytime you need to access the database (bad running time).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using a singleton pattern because there's going to be multiple objects trying access the same network data. If there is no use of Singleton, you could run into problems where you have multiple classes trying to access the same data base being impossible because the database would reset every time a new person tries to access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careful with Singleton though, you could run into issues that happen when singleton is used if you make your networking code too complicated (Race condition, test writing, etc).</w:t>
      </w:r>
    </w:p>
  </w:comment>
  <w:comment w:author="Hannah Xia" w:id="11" w:date="2024-11-14T01:29:05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Hannah Xia" w:id="12" w:date="2024-11-14T01:29:06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Hannah Xia" w:id="13" w:date="2024-11-14T01:29:24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Hannah Xia" w:id="14" w:date="2024-11-14T01:29:26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Hannah Xia" w:id="2" w:date="2024-11-11T03:49:26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 including matchmaking as a major aspect in networking. Preferably, have a class dedicated to handle how you would want to match players instead of loops...</w:t>
      </w:r>
    </w:p>
  </w:comment>
  <w:comment w:author="Morteza Faraji" w:id="3" w:date="2024-11-14T01:04:19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comment may not be fully accurate. I think they have a leaderboard and matchmaking. So They may have a dedicated class</w:t>
      </w:r>
    </w:p>
  </w:comment>
  <w:comment w:author="Hannah Xia" w:id="9" w:date="2024-11-11T03:46:50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good but consider a termination method that checks if the conditions for termination has been met. It should be included here because it should be checked every time after a user has made a move.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in a game like tictactoe, if there is a row of 3 x's o's, or the game is cat, the game will terminate.</w:t>
      </w:r>
    </w:p>
  </w:comment>
  <w:comment w:author="Samuel Ergando" w:id="1" w:date="2024-11-14T01:35:00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 four points are generally positive and assuming the team knows  alot more then SENG requires (computer networking) then it's probably achievable. The last point made about a dedicated server is problematic and far to ambitious let alone undergrad, probably even an enterprise level application.</w:t>
      </w:r>
    </w:p>
  </w:comment>
  <w:comment w:author="Morteza Faraji" w:id="0" w:date="2024-11-14T01:01:06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certainly appreciate the dedication that the networking team has put into this aspect of the project. However, from a stakeholder/client perspective, the networking team's outline is simply too ambitious. The team has not correctly taken into consideration how long the proposed implementations of the system will take. Creating a dedicated server, while commendable, is extremely "overkill" and effectively "reinvents the wheel." As a client, this is a bit concerning to see. From a software engineering perspective, this outline violates the DRY (Don't Repeat Yourself) principle. For these reasons, we feel that this outline is overly ambitious and undermines the time allotted for implementing features of this scale.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major concern is that this outline implies the networking team is planning to create a server. Consider this quote from the CEO in the letter provided to the team: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also don’t require you to host this platform online, but your code should contain stubs where the server communication logic will reside."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only is the team implying that they will not use stubs, but they are also going above and beyond by creating their own server. This goes against the wishes of the CEO. It is critical that the team listens to and respects the CEO's instructions. As a client, behavior like this from my team would be unacceptable. Remember, the CEO has a "dedicated database team." Why are these functions being implemented?</w:t>
      </w:r>
    </w:p>
  </w:comment>
  <w:comment w:author="Hannah Xia" w:id="18" w:date="2024-11-11T03:52:20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Temporary Note: I feel like this is a little weird, like i think the networking class itself can just do all of this? What do y'all think?</w:t>
      </w:r>
    </w:p>
  </w:comment>
  <w:comment w:author="Samuel Ergando" w:id="19" w:date="2024-11-14T01:46:32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Dealing with your servers at such a low level seems overkill, I don't know if it is for certain because Im not adequetly informed on this. However Im sure there are libraries that abstract this way.</w:t>
      </w:r>
    </w:p>
  </w:comment>
  <w:comment w:author="Hannah Xia" w:id="20" w:date="2024-11-13T20:21:51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bit of a risk. Using so many loops will make debugging and coding difficult. Be mindful of how much time you have to code.</w:t>
      </w:r>
    </w:p>
  </w:comment>
  <w:comment w:author="Samuel Ergando" w:id="4" w:date="2024-11-14T01:14:38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Feature Proposal: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3 different teams  here is probably the reason why the group went a bit overkill on Networking. It would have been more productive to merge the responsibilities of the 2 other teams into the Networking team such that Backend does game logic, and Frontend GUI. This is way the Networking team doesn't have to go so unneccesarily in depth on a synchronization plan. But I will say that I now understand why they have done so much here, definitely above and beyond but a little to ambitious for SENG final project.</w:t>
      </w:r>
    </w:p>
  </w:comment>
  <w:comment w:author="Samuel Ergando" w:id="8" w:date="2024-11-14T01:31:24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was going to suggest using a observer design pattern here but to be honest I think if this was a real world situation the plan to send game state over the network after every turn is pretty solid.</w:t>
      </w:r>
    </w:p>
  </w:comment>
  <w:comment w:author="Hannah Xia" w:id="6" w:date="2024-11-11T03:59:18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Leaderboard should have these functions but consider only having to retrieve (send/update) after a match has concluded instead of regularly sending over the stored leaderboard data. Or am I not understanding this correctly?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Decoding is a bit excessive, why send things in byte form when it can be stored in a map?</w:t>
      </w:r>
    </w:p>
  </w:comment>
  <w:comment w:author="Samuel Ergando" w:id="16" w:date="2024-11-14T00:51:51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given the requirements of this project it probably would have been wise to lead with this. I will say that the effort to suggest your own networking protocol is commendable but it's simply to much work. Designing your own protocol is really a project in itself so it's usually wise even in industry to research a network library that works best for your project specifications.</w:t>
      </w:r>
    </w:p>
  </w:comment>
  <w:comment w:author="Samuel Ergando" w:id="17" w:date="2024-11-14T00:56:55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for example if you want to implement TCP/UDP in java for your networking protocol then you could use performant libraries like Extasys.</w:t>
      </w:r>
    </w:p>
  </w:comment>
  <w:comment w:author="Hannah Xia" w:id="7" w:date="2024-11-13T20:12:06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didn't seem to add up to your structure diagram planning, there was no "Message" object class so make sure your diagram has that at least or edit your classes in the planning doc.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