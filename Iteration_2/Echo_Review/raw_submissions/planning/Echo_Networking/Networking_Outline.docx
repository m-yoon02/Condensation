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72C49" w:rsidRDefault="00000000">
      <w:pPr>
        <w:widowControl w:val="0"/>
        <w:pBdr>
          <w:top w:val="nil"/>
          <w:left w:val="nil"/>
          <w:bottom w:val="nil"/>
          <w:right w:val="nil"/>
          <w:between w:val="nil"/>
        </w:pBdr>
        <w:spacing w:line="240" w:lineRule="auto"/>
        <w:ind w:left="5"/>
        <w:rPr>
          <w:color w:val="000000"/>
          <w:sz w:val="24"/>
          <w:szCs w:val="24"/>
        </w:rPr>
      </w:pPr>
      <w:commentRangeStart w:id="0"/>
      <w:r>
        <w:rPr>
          <w:color w:val="000000"/>
          <w:sz w:val="24"/>
          <w:szCs w:val="24"/>
        </w:rPr>
        <w:t xml:space="preserve">There are 5 major aspects of the networking portion of the code </w:t>
      </w:r>
      <w:commentRangeEnd w:id="0"/>
      <w:r>
        <w:commentReference w:id="0"/>
      </w:r>
    </w:p>
    <w:p w14:paraId="00000002" w14:textId="77777777" w:rsidR="00B72C49" w:rsidRDefault="00000000">
      <w:pPr>
        <w:widowControl w:val="0"/>
        <w:pBdr>
          <w:top w:val="nil"/>
          <w:left w:val="nil"/>
          <w:bottom w:val="nil"/>
          <w:right w:val="nil"/>
          <w:between w:val="nil"/>
        </w:pBdr>
        <w:spacing w:before="234" w:line="240" w:lineRule="auto"/>
        <w:ind w:left="376"/>
        <w:rPr>
          <w:color w:val="000000"/>
          <w:sz w:val="24"/>
          <w:szCs w:val="24"/>
        </w:rPr>
      </w:pPr>
      <w:commentRangeStart w:id="1"/>
      <w:r>
        <w:rPr>
          <w:rFonts w:ascii="Noto Sans Symbols" w:eastAsia="Noto Sans Symbols" w:hAnsi="Noto Sans Symbols" w:cs="Noto Sans Symbols"/>
          <w:color w:val="000000"/>
          <w:sz w:val="24"/>
          <w:szCs w:val="24"/>
        </w:rPr>
        <w:t xml:space="preserve">• </w:t>
      </w:r>
      <w:r>
        <w:rPr>
          <w:color w:val="000000"/>
          <w:sz w:val="24"/>
          <w:szCs w:val="24"/>
        </w:rPr>
        <w:t xml:space="preserve">Connecting to the server to Login/create a new profile </w:t>
      </w:r>
    </w:p>
    <w:p w14:paraId="00000003" w14:textId="77777777" w:rsidR="00B72C49" w:rsidRDefault="00000000">
      <w:pPr>
        <w:widowControl w:val="0"/>
        <w:pBdr>
          <w:top w:val="nil"/>
          <w:left w:val="nil"/>
          <w:bottom w:val="nil"/>
          <w:right w:val="nil"/>
          <w:between w:val="nil"/>
        </w:pBdr>
        <w:spacing w:before="75"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Sending the Leaderboard information from the server to client  </w:t>
      </w:r>
    </w:p>
    <w:p w14:paraId="00000004" w14:textId="77777777" w:rsidR="00B72C49" w:rsidRDefault="00000000">
      <w:pPr>
        <w:widowControl w:val="0"/>
        <w:pBdr>
          <w:top w:val="nil"/>
          <w:left w:val="nil"/>
          <w:bottom w:val="nil"/>
          <w:right w:val="nil"/>
          <w:between w:val="nil"/>
        </w:pBdr>
        <w:spacing w:before="79"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Chatting between clients during </w:t>
      </w:r>
      <w:ins w:id="2" w:author="Author">
        <w:r>
          <w:rPr>
            <w:color w:val="000000"/>
            <w:sz w:val="24"/>
            <w:szCs w:val="24"/>
          </w:rPr>
          <w:t>matches</w:t>
        </w:r>
      </w:ins>
      <w:del w:id="3" w:author="Author">
        <w:r>
          <w:rPr>
            <w:color w:val="000000"/>
            <w:sz w:val="24"/>
            <w:szCs w:val="24"/>
          </w:rPr>
          <w:delText>match's</w:delText>
        </w:r>
      </w:del>
      <w:r>
        <w:rPr>
          <w:color w:val="000000"/>
          <w:sz w:val="24"/>
          <w:szCs w:val="24"/>
        </w:rPr>
        <w:t xml:space="preserve"> </w:t>
      </w:r>
    </w:p>
    <w:p w14:paraId="00000005" w14:textId="77777777" w:rsidR="00B72C49" w:rsidRDefault="00000000">
      <w:pPr>
        <w:widowControl w:val="0"/>
        <w:pBdr>
          <w:top w:val="nil"/>
          <w:left w:val="nil"/>
          <w:bottom w:val="nil"/>
          <w:right w:val="nil"/>
          <w:between w:val="nil"/>
        </w:pBdr>
        <w:spacing w:before="74"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Updating the board state after the opponent moves </w:t>
      </w:r>
    </w:p>
    <w:p w14:paraId="00000006" w14:textId="77777777" w:rsidR="00B72C49" w:rsidRDefault="00000000">
      <w:pPr>
        <w:widowControl w:val="0"/>
        <w:pBdr>
          <w:top w:val="nil"/>
          <w:left w:val="nil"/>
          <w:bottom w:val="nil"/>
          <w:right w:val="nil"/>
          <w:between w:val="nil"/>
        </w:pBdr>
        <w:spacing w:before="74" w:line="287" w:lineRule="auto"/>
        <w:ind w:left="736" w:right="486" w:hanging="360"/>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And Last but not least the dedicated server that acts as a relay between the two</w:t>
      </w:r>
      <w:r>
        <w:rPr>
          <w:sz w:val="24"/>
          <w:szCs w:val="24"/>
        </w:rPr>
        <w:t xml:space="preserve"> </w:t>
      </w:r>
      <w:r>
        <w:rPr>
          <w:color w:val="000000"/>
          <w:sz w:val="24"/>
          <w:szCs w:val="24"/>
        </w:rPr>
        <w:t xml:space="preserve">clients </w:t>
      </w:r>
      <w:commentRangeEnd w:id="1"/>
      <w:r>
        <w:commentReference w:id="1"/>
      </w:r>
      <w:commentRangeStart w:id="4"/>
      <w:commentRangeStart w:id="5"/>
    </w:p>
    <w:commentRangeEnd w:id="4"/>
    <w:p w14:paraId="00000007" w14:textId="77777777" w:rsidR="00B72C49" w:rsidRDefault="00000000">
      <w:pPr>
        <w:widowControl w:val="0"/>
        <w:pBdr>
          <w:top w:val="nil"/>
          <w:left w:val="nil"/>
          <w:bottom w:val="nil"/>
          <w:right w:val="nil"/>
          <w:between w:val="nil"/>
        </w:pBdr>
        <w:spacing w:before="672" w:line="283" w:lineRule="auto"/>
        <w:ind w:left="742" w:right="1261" w:hanging="7"/>
        <w:rPr>
          <w:b/>
          <w:color w:val="000000"/>
          <w:sz w:val="24"/>
          <w:szCs w:val="24"/>
        </w:rPr>
      </w:pPr>
      <w:r>
        <w:commentReference w:id="4"/>
      </w:r>
      <w:commentRangeEnd w:id="5"/>
      <w:r>
        <w:commentReference w:id="5"/>
      </w:r>
      <w:r>
        <w:rPr>
          <w:b/>
          <w:color w:val="000000"/>
          <w:sz w:val="24"/>
          <w:szCs w:val="24"/>
        </w:rPr>
        <w:t xml:space="preserve">Connecting to the server to Login/create a new profile &amp; Sending the Leaderboard information from the server to client </w:t>
      </w:r>
    </w:p>
    <w:p w14:paraId="00000008" w14:textId="77777777" w:rsidR="00B72C49" w:rsidRDefault="00000000">
      <w:pPr>
        <w:widowControl w:val="0"/>
        <w:pBdr>
          <w:top w:val="nil"/>
          <w:left w:val="nil"/>
          <w:bottom w:val="nil"/>
          <w:right w:val="nil"/>
          <w:between w:val="nil"/>
        </w:pBdr>
        <w:spacing w:before="677" w:line="283" w:lineRule="auto"/>
        <w:ind w:left="20" w:right="58" w:hanging="15"/>
        <w:rPr>
          <w:color w:val="000000"/>
          <w:sz w:val="24"/>
          <w:szCs w:val="24"/>
        </w:rPr>
      </w:pPr>
      <w:commentRangeStart w:id="6"/>
      <w:r>
        <w:rPr>
          <w:color w:val="000000"/>
          <w:sz w:val="24"/>
          <w:szCs w:val="24"/>
        </w:rPr>
        <w:t xml:space="preserve">The first two are mostly covered by the Authentication &amp; Profile Team as well as </w:t>
      </w:r>
      <w:proofErr w:type="gramStart"/>
      <w:r>
        <w:rPr>
          <w:color w:val="000000"/>
          <w:sz w:val="24"/>
          <w:szCs w:val="24"/>
        </w:rPr>
        <w:t>the  Leaderboard</w:t>
      </w:r>
      <w:proofErr w:type="gramEnd"/>
      <w:r>
        <w:rPr>
          <w:color w:val="000000"/>
          <w:sz w:val="24"/>
          <w:szCs w:val="24"/>
        </w:rPr>
        <w:t xml:space="preserve"> &amp; Matchmaking Team, so we simply will need to utilize the functions they end up making and sending the data they prepare over our connection</w:t>
      </w:r>
      <w:commentRangeEnd w:id="6"/>
      <w:r>
        <w:commentReference w:id="6"/>
      </w:r>
      <w:r>
        <w:rPr>
          <w:sz w:val="24"/>
          <w:szCs w:val="24"/>
        </w:rPr>
        <w:t>.</w:t>
      </w:r>
    </w:p>
    <w:p w14:paraId="00000009" w14:textId="77777777" w:rsidR="00B72C49" w:rsidRDefault="00000000">
      <w:pPr>
        <w:widowControl w:val="0"/>
        <w:pBdr>
          <w:top w:val="nil"/>
          <w:left w:val="nil"/>
          <w:bottom w:val="nil"/>
          <w:right w:val="nil"/>
          <w:between w:val="nil"/>
        </w:pBdr>
        <w:spacing w:before="682" w:line="283" w:lineRule="auto"/>
        <w:ind w:left="4" w:right="183" w:firstLine="19"/>
        <w:rPr>
          <w:color w:val="000000"/>
          <w:sz w:val="24"/>
          <w:szCs w:val="24"/>
        </w:rPr>
      </w:pPr>
      <w:commentRangeStart w:id="7"/>
      <w:r>
        <w:rPr>
          <w:color w:val="000000"/>
          <w:sz w:val="24"/>
          <w:szCs w:val="24"/>
        </w:rPr>
        <w:t>For our part of authentication: we should have a function that is called by the auth team,</w:t>
      </w:r>
      <w:del w:id="8" w:author="Author">
        <w:r>
          <w:rPr>
            <w:color w:val="000000"/>
            <w:sz w:val="24"/>
            <w:szCs w:val="24"/>
          </w:rPr>
          <w:delText xml:space="preserve"> </w:delText>
        </w:r>
      </w:del>
      <w:r>
        <w:rPr>
          <w:color w:val="000000"/>
          <w:sz w:val="24"/>
          <w:szCs w:val="24"/>
        </w:rPr>
        <w:t xml:space="preserve"> that takes in the username and password and preps them for being sent to the server,</w:t>
      </w:r>
      <w:del w:id="9" w:author="Author">
        <w:r>
          <w:rPr>
            <w:color w:val="000000"/>
            <w:sz w:val="24"/>
            <w:szCs w:val="24"/>
          </w:rPr>
          <w:delText xml:space="preserve"> </w:delText>
        </w:r>
      </w:del>
      <w:r>
        <w:rPr>
          <w:color w:val="000000"/>
          <w:sz w:val="24"/>
          <w:szCs w:val="24"/>
        </w:rPr>
        <w:t xml:space="preserve"> where the server compares them against its own file, and then another function to tell the  auth teams code if the checks passed or fail, this function would be called by our</w:t>
      </w:r>
      <w:del w:id="10" w:author="Author">
        <w:r>
          <w:rPr>
            <w:color w:val="000000"/>
            <w:sz w:val="24"/>
            <w:szCs w:val="24"/>
          </w:rPr>
          <w:delText xml:space="preserve"> the</w:delText>
        </w:r>
      </w:del>
      <w:r>
        <w:rPr>
          <w:color w:val="000000"/>
          <w:sz w:val="24"/>
          <w:szCs w:val="24"/>
        </w:rPr>
        <w:t xml:space="preserve"> clients-side loop after it collects the servers response</w:t>
      </w:r>
      <w:commentRangeEnd w:id="7"/>
      <w:ins w:id="11" w:author="Author">
        <w:r>
          <w:commentReference w:id="7"/>
        </w:r>
        <w:r>
          <w:rPr>
            <w:color w:val="000000"/>
            <w:sz w:val="24"/>
            <w:szCs w:val="24"/>
          </w:rPr>
          <w:t>.</w:t>
        </w:r>
      </w:ins>
      <w:del w:id="12" w:author="Author">
        <w:r>
          <w:rPr>
            <w:color w:val="000000"/>
            <w:sz w:val="24"/>
            <w:szCs w:val="24"/>
          </w:rPr>
          <w:delText xml:space="preserve">  </w:delText>
        </w:r>
      </w:del>
    </w:p>
    <w:p w14:paraId="0000000A" w14:textId="77777777" w:rsidR="00B72C49" w:rsidRDefault="00000000">
      <w:pPr>
        <w:widowControl w:val="0"/>
        <w:pBdr>
          <w:top w:val="nil"/>
          <w:left w:val="nil"/>
          <w:bottom w:val="nil"/>
          <w:right w:val="nil"/>
          <w:between w:val="nil"/>
        </w:pBdr>
        <w:spacing w:before="176" w:line="283" w:lineRule="auto"/>
        <w:ind w:left="11" w:right="59" w:hanging="5"/>
        <w:rPr>
          <w:color w:val="000000"/>
          <w:sz w:val="24"/>
          <w:szCs w:val="24"/>
        </w:rPr>
      </w:pPr>
      <w:r>
        <w:rPr>
          <w:color w:val="000000"/>
          <w:sz w:val="24"/>
          <w:szCs w:val="24"/>
        </w:rPr>
        <w:t>Then there should also be a function for creating a new user, as well as another function to grab the data the server returns and let the auth team’s code know it if succeeded and to proceed or if that user already exists or something like that</w:t>
      </w:r>
      <w:ins w:id="13" w:author="Author">
        <w:r>
          <w:rPr>
            <w:color w:val="000000"/>
            <w:sz w:val="24"/>
            <w:szCs w:val="24"/>
          </w:rPr>
          <w:t>.</w:t>
        </w:r>
      </w:ins>
      <w:r>
        <w:rPr>
          <w:color w:val="000000"/>
          <w:sz w:val="24"/>
          <w:szCs w:val="24"/>
        </w:rPr>
        <w:t xml:space="preserve"> </w:t>
      </w:r>
    </w:p>
    <w:p w14:paraId="0000000B" w14:textId="77777777" w:rsidR="00B72C49" w:rsidRDefault="00000000">
      <w:pPr>
        <w:widowControl w:val="0"/>
        <w:pBdr>
          <w:top w:val="nil"/>
          <w:left w:val="nil"/>
          <w:bottom w:val="nil"/>
          <w:right w:val="nil"/>
          <w:between w:val="nil"/>
        </w:pBdr>
        <w:spacing w:before="681" w:line="283" w:lineRule="auto"/>
        <w:ind w:left="4" w:right="21"/>
        <w:rPr>
          <w:color w:val="000000"/>
          <w:sz w:val="24"/>
          <w:szCs w:val="24"/>
        </w:rPr>
      </w:pPr>
      <w:r>
        <w:rPr>
          <w:color w:val="000000"/>
          <w:sz w:val="24"/>
          <w:szCs w:val="24"/>
        </w:rPr>
        <w:t>The auth team should be responsible for the code that compares username and password, we just need our server code to call it and return the results</w:t>
      </w:r>
      <w:ins w:id="14" w:author="Author">
        <w:r>
          <w:rPr>
            <w:color w:val="000000"/>
            <w:sz w:val="24"/>
            <w:szCs w:val="24"/>
          </w:rPr>
          <w:t>.</w:t>
        </w:r>
      </w:ins>
      <w:r>
        <w:rPr>
          <w:color w:val="000000"/>
          <w:sz w:val="24"/>
          <w:szCs w:val="24"/>
        </w:rPr>
        <w:t xml:space="preserve"> </w:t>
      </w:r>
    </w:p>
    <w:p w14:paraId="0000000C" w14:textId="77777777" w:rsidR="00B72C49" w:rsidRDefault="00000000">
      <w:pPr>
        <w:widowControl w:val="0"/>
        <w:pBdr>
          <w:top w:val="nil"/>
          <w:left w:val="nil"/>
          <w:bottom w:val="nil"/>
          <w:right w:val="nil"/>
          <w:between w:val="nil"/>
        </w:pBdr>
        <w:spacing w:before="676" w:line="283" w:lineRule="auto"/>
        <w:ind w:left="6" w:right="243" w:firstLine="16"/>
        <w:rPr>
          <w:color w:val="000000"/>
          <w:sz w:val="24"/>
          <w:szCs w:val="24"/>
        </w:rPr>
      </w:pPr>
      <w:commentRangeStart w:id="15"/>
      <w:r>
        <w:rPr>
          <w:color w:val="000000"/>
          <w:sz w:val="24"/>
          <w:szCs w:val="24"/>
        </w:rPr>
        <w:t xml:space="preserve">For the leaderboard we should instead have the server regularly send over the </w:t>
      </w:r>
      <w:proofErr w:type="gramStart"/>
      <w:r>
        <w:rPr>
          <w:color w:val="000000"/>
          <w:sz w:val="24"/>
          <w:szCs w:val="24"/>
        </w:rPr>
        <w:t xml:space="preserve">stored  </w:t>
      </w:r>
      <w:r>
        <w:rPr>
          <w:color w:val="000000"/>
          <w:sz w:val="24"/>
          <w:szCs w:val="24"/>
        </w:rPr>
        <w:lastRenderedPageBreak/>
        <w:t>leaderboard</w:t>
      </w:r>
      <w:proofErr w:type="gramEnd"/>
      <w:r>
        <w:rPr>
          <w:color w:val="000000"/>
          <w:sz w:val="24"/>
          <w:szCs w:val="24"/>
        </w:rPr>
        <w:t xml:space="preserve"> data, so we just need to have a function that decodes that data and updates</w:t>
      </w:r>
      <w:r>
        <w:rPr>
          <w:sz w:val="24"/>
          <w:szCs w:val="24"/>
        </w:rPr>
        <w:t xml:space="preserve"> </w:t>
      </w:r>
      <w:r>
        <w:rPr>
          <w:color w:val="000000"/>
          <w:sz w:val="24"/>
          <w:szCs w:val="24"/>
        </w:rPr>
        <w:t>the leaderboard code</w:t>
      </w:r>
      <w:commentRangeEnd w:id="15"/>
      <w:r>
        <w:commentReference w:id="15"/>
      </w:r>
    </w:p>
    <w:p w14:paraId="0000000D" w14:textId="77777777" w:rsidR="00B72C49" w:rsidRDefault="00000000">
      <w:pPr>
        <w:widowControl w:val="0"/>
        <w:pBdr>
          <w:top w:val="nil"/>
          <w:left w:val="nil"/>
          <w:bottom w:val="nil"/>
          <w:right w:val="nil"/>
          <w:between w:val="nil"/>
        </w:pBdr>
        <w:spacing w:line="283" w:lineRule="auto"/>
        <w:ind w:left="6" w:right="200" w:firstLine="16"/>
        <w:rPr>
          <w:color w:val="000000"/>
          <w:sz w:val="24"/>
          <w:szCs w:val="24"/>
        </w:rPr>
      </w:pPr>
      <w:ins w:id="16" w:author="Author">
        <w:r>
          <w:rPr>
            <w:color w:val="000000"/>
            <w:sz w:val="24"/>
            <w:szCs w:val="24"/>
          </w:rPr>
          <w:t>I'll</w:t>
        </w:r>
      </w:ins>
      <w:del w:id="17" w:author="Author">
        <w:r>
          <w:rPr>
            <w:color w:val="000000"/>
            <w:sz w:val="24"/>
            <w:szCs w:val="24"/>
          </w:rPr>
          <w:delText>Ill</w:delText>
        </w:r>
      </w:del>
      <w:r>
        <w:rPr>
          <w:color w:val="000000"/>
          <w:sz w:val="24"/>
          <w:szCs w:val="24"/>
        </w:rPr>
        <w:t xml:space="preserve"> try to talk to the leaderboard team to see what kind of data structures they will be </w:t>
      </w:r>
      <w:proofErr w:type="gramStart"/>
      <w:r>
        <w:rPr>
          <w:color w:val="000000"/>
          <w:sz w:val="24"/>
          <w:szCs w:val="24"/>
        </w:rPr>
        <w:t>using  to</w:t>
      </w:r>
      <w:proofErr w:type="gramEnd"/>
      <w:r>
        <w:rPr>
          <w:color w:val="000000"/>
          <w:sz w:val="24"/>
          <w:szCs w:val="24"/>
        </w:rPr>
        <w:t xml:space="preserve"> store this information, until then we can leave this on the backburner  </w:t>
      </w:r>
    </w:p>
    <w:p w14:paraId="0000000E" w14:textId="77777777" w:rsidR="00B72C49" w:rsidRDefault="00000000">
      <w:pPr>
        <w:widowControl w:val="0"/>
        <w:pBdr>
          <w:top w:val="nil"/>
          <w:left w:val="nil"/>
          <w:bottom w:val="nil"/>
          <w:right w:val="nil"/>
          <w:between w:val="nil"/>
        </w:pBdr>
        <w:spacing w:before="177" w:line="283" w:lineRule="auto"/>
        <w:ind w:left="6" w:right="58" w:firstLine="8"/>
        <w:rPr>
          <w:color w:val="000000"/>
          <w:sz w:val="24"/>
          <w:szCs w:val="24"/>
        </w:rPr>
      </w:pPr>
      <w:r>
        <w:rPr>
          <w:color w:val="000000"/>
          <w:sz w:val="24"/>
          <w:szCs w:val="24"/>
        </w:rPr>
        <w:t xml:space="preserve">Once we make the server-side portion of the code we will need another function to </w:t>
      </w:r>
      <w:proofErr w:type="gramStart"/>
      <w:r>
        <w:rPr>
          <w:color w:val="000000"/>
          <w:sz w:val="24"/>
          <w:szCs w:val="24"/>
        </w:rPr>
        <w:t>encode  this</w:t>
      </w:r>
      <w:proofErr w:type="gramEnd"/>
      <w:r>
        <w:rPr>
          <w:color w:val="000000"/>
          <w:sz w:val="24"/>
          <w:szCs w:val="24"/>
        </w:rPr>
        <w:t xml:space="preserve"> data as well as read and write it to a file so it persists over server restarts </w:t>
      </w:r>
    </w:p>
    <w:p w14:paraId="0000000F" w14:textId="77777777" w:rsidR="00B72C49" w:rsidRDefault="00000000">
      <w:pPr>
        <w:widowControl w:val="0"/>
        <w:pBdr>
          <w:top w:val="nil"/>
          <w:left w:val="nil"/>
          <w:bottom w:val="nil"/>
          <w:right w:val="nil"/>
          <w:between w:val="nil"/>
        </w:pBdr>
        <w:spacing w:before="1682" w:line="240" w:lineRule="auto"/>
        <w:ind w:right="2165"/>
        <w:jc w:val="right"/>
        <w:rPr>
          <w:b/>
          <w:color w:val="000000"/>
          <w:sz w:val="24"/>
          <w:szCs w:val="24"/>
        </w:rPr>
      </w:pPr>
      <w:r>
        <w:rPr>
          <w:b/>
          <w:color w:val="000000"/>
          <w:sz w:val="24"/>
          <w:szCs w:val="24"/>
        </w:rPr>
        <w:t xml:space="preserve">Chatting between clients during </w:t>
      </w:r>
      <w:ins w:id="18" w:author="Author">
        <w:r>
          <w:rPr>
            <w:b/>
            <w:color w:val="000000"/>
            <w:sz w:val="24"/>
            <w:szCs w:val="24"/>
          </w:rPr>
          <w:t>matches</w:t>
        </w:r>
      </w:ins>
      <w:del w:id="19" w:author="Author">
        <w:r>
          <w:rPr>
            <w:b/>
            <w:color w:val="000000"/>
            <w:sz w:val="24"/>
            <w:szCs w:val="24"/>
          </w:rPr>
          <w:delText>match's</w:delText>
        </w:r>
      </w:del>
      <w:r>
        <w:rPr>
          <w:b/>
          <w:color w:val="000000"/>
          <w:sz w:val="24"/>
          <w:szCs w:val="24"/>
        </w:rPr>
        <w:t xml:space="preserve"> </w:t>
      </w:r>
    </w:p>
    <w:p w14:paraId="00000010" w14:textId="77777777" w:rsidR="00B72C49" w:rsidRDefault="00000000">
      <w:pPr>
        <w:widowControl w:val="0"/>
        <w:pBdr>
          <w:top w:val="nil"/>
          <w:left w:val="nil"/>
          <w:bottom w:val="nil"/>
          <w:right w:val="nil"/>
          <w:between w:val="nil"/>
        </w:pBdr>
        <w:spacing w:before="720" w:line="283" w:lineRule="auto"/>
        <w:ind w:left="6" w:right="48" w:firstLine="16"/>
        <w:rPr>
          <w:color w:val="000000"/>
          <w:sz w:val="24"/>
          <w:szCs w:val="24"/>
        </w:rPr>
      </w:pPr>
      <w:r>
        <w:rPr>
          <w:color w:val="000000"/>
          <w:sz w:val="24"/>
          <w:szCs w:val="24"/>
        </w:rPr>
        <w:t xml:space="preserve">For chatting between clients, we will want a message class that holds information such </w:t>
      </w:r>
      <w:proofErr w:type="gramStart"/>
      <w:r>
        <w:rPr>
          <w:color w:val="000000"/>
          <w:sz w:val="24"/>
          <w:szCs w:val="24"/>
        </w:rPr>
        <w:t>as  “</w:t>
      </w:r>
      <w:proofErr w:type="gramEnd"/>
      <w:r>
        <w:rPr>
          <w:color w:val="000000"/>
          <w:sz w:val="24"/>
          <w:szCs w:val="24"/>
        </w:rPr>
        <w:t xml:space="preserve">Message contents”, “Time”, “Username of sender” things like this. The GUI team will </w:t>
      </w:r>
      <w:proofErr w:type="gramStart"/>
      <w:r>
        <w:rPr>
          <w:color w:val="000000"/>
          <w:sz w:val="24"/>
          <w:szCs w:val="24"/>
        </w:rPr>
        <w:t>be  responsible</w:t>
      </w:r>
      <w:proofErr w:type="gramEnd"/>
      <w:r>
        <w:rPr>
          <w:color w:val="000000"/>
          <w:sz w:val="24"/>
          <w:szCs w:val="24"/>
        </w:rPr>
        <w:t xml:space="preserve"> for collecting the </w:t>
      </w:r>
      <w:ins w:id="20" w:author="Author">
        <w:r>
          <w:rPr>
            <w:color w:val="000000"/>
            <w:sz w:val="24"/>
            <w:szCs w:val="24"/>
          </w:rPr>
          <w:t>user's</w:t>
        </w:r>
      </w:ins>
      <w:del w:id="21" w:author="Author">
        <w:r>
          <w:rPr>
            <w:color w:val="000000"/>
            <w:sz w:val="24"/>
            <w:szCs w:val="24"/>
          </w:rPr>
          <w:delText>users</w:delText>
        </w:r>
      </w:del>
      <w:r>
        <w:rPr>
          <w:color w:val="000000"/>
          <w:sz w:val="24"/>
          <w:szCs w:val="24"/>
        </w:rPr>
        <w:t xml:space="preserve"> message and calling one our </w:t>
      </w:r>
      <w:proofErr w:type="spellStart"/>
      <w:r>
        <w:rPr>
          <w:color w:val="000000"/>
          <w:sz w:val="24"/>
          <w:szCs w:val="24"/>
        </w:rPr>
        <w:t>SendMessage</w:t>
      </w:r>
      <w:proofErr w:type="spellEnd"/>
      <w:r>
        <w:rPr>
          <w:color w:val="000000"/>
          <w:sz w:val="24"/>
          <w:szCs w:val="24"/>
        </w:rPr>
        <w:t>(</w:t>
      </w:r>
      <w:commentRangeStart w:id="22"/>
      <w:r>
        <w:rPr>
          <w:color w:val="000000"/>
          <w:sz w:val="24"/>
          <w:szCs w:val="24"/>
        </w:rPr>
        <w:t>Message  msg)</w:t>
      </w:r>
      <w:commentRangeEnd w:id="22"/>
      <w:r>
        <w:commentReference w:id="22"/>
      </w:r>
      <w:r>
        <w:rPr>
          <w:color w:val="000000"/>
          <w:sz w:val="24"/>
          <w:szCs w:val="24"/>
        </w:rPr>
        <w:t xml:space="preserve"> function and passing a message object to us. From there we will need to format </w:t>
      </w:r>
      <w:proofErr w:type="gramStart"/>
      <w:r>
        <w:rPr>
          <w:color w:val="000000"/>
          <w:sz w:val="24"/>
          <w:szCs w:val="24"/>
        </w:rPr>
        <w:t>this  information</w:t>
      </w:r>
      <w:proofErr w:type="gramEnd"/>
      <w:r>
        <w:rPr>
          <w:color w:val="000000"/>
          <w:sz w:val="24"/>
          <w:szCs w:val="24"/>
        </w:rPr>
        <w:t xml:space="preserve"> into a byte pattern which we can decode later and place this information into a  local variable within the Networking class called something like “</w:t>
      </w:r>
      <w:proofErr w:type="spellStart"/>
      <w:r>
        <w:rPr>
          <w:color w:val="000000"/>
          <w:sz w:val="24"/>
          <w:szCs w:val="24"/>
        </w:rPr>
        <w:t>msgToBeSent</w:t>
      </w:r>
      <w:proofErr w:type="spellEnd"/>
      <w:r>
        <w:rPr>
          <w:color w:val="000000"/>
          <w:sz w:val="24"/>
          <w:szCs w:val="24"/>
        </w:rPr>
        <w:t xml:space="preserve">” for the  data to be sent by the connection when it is ready( Multithreading means we can’t force  things to happen when we want to, but instead we wait until its ready).  </w:t>
      </w:r>
    </w:p>
    <w:p w14:paraId="00000011" w14:textId="77777777" w:rsidR="00B72C49" w:rsidRDefault="00000000">
      <w:pPr>
        <w:widowControl w:val="0"/>
        <w:pBdr>
          <w:top w:val="nil"/>
          <w:left w:val="nil"/>
          <w:bottom w:val="nil"/>
          <w:right w:val="nil"/>
          <w:between w:val="nil"/>
        </w:pBdr>
        <w:spacing w:before="176" w:line="284" w:lineRule="auto"/>
        <w:ind w:left="3" w:right="165" w:hanging="3"/>
        <w:rPr>
          <w:color w:val="000000"/>
          <w:sz w:val="24"/>
          <w:szCs w:val="24"/>
        </w:rPr>
      </w:pPr>
      <w:r>
        <w:rPr>
          <w:color w:val="000000"/>
          <w:sz w:val="24"/>
          <w:szCs w:val="24"/>
        </w:rPr>
        <w:t xml:space="preserve">We will also need a sister function to this </w:t>
      </w:r>
      <w:proofErr w:type="spellStart"/>
      <w:proofErr w:type="gramStart"/>
      <w:r>
        <w:rPr>
          <w:color w:val="000000"/>
          <w:sz w:val="24"/>
          <w:szCs w:val="24"/>
        </w:rPr>
        <w:t>SendMessage</w:t>
      </w:r>
      <w:proofErr w:type="spellEnd"/>
      <w:r>
        <w:rPr>
          <w:color w:val="000000"/>
          <w:sz w:val="24"/>
          <w:szCs w:val="24"/>
        </w:rPr>
        <w:t>(</w:t>
      </w:r>
      <w:proofErr w:type="gramEnd"/>
      <w:r>
        <w:rPr>
          <w:color w:val="000000"/>
          <w:sz w:val="24"/>
          <w:szCs w:val="24"/>
        </w:rPr>
        <w:t xml:space="preserve">Bytes </w:t>
      </w:r>
      <w:proofErr w:type="spellStart"/>
      <w:r>
        <w:rPr>
          <w:color w:val="000000"/>
          <w:sz w:val="24"/>
          <w:szCs w:val="24"/>
        </w:rPr>
        <w:t>someName</w:t>
      </w:r>
      <w:proofErr w:type="spellEnd"/>
      <w:r>
        <w:rPr>
          <w:color w:val="000000"/>
          <w:sz w:val="24"/>
          <w:szCs w:val="24"/>
        </w:rPr>
        <w:t xml:space="preserve">) function, that  does the opposite, it would take the bytes received from the server and translate them  back into a Message() object, after that it would need to push it to the GUI team somehow  to display it. Before pushing it, we will have to double check that this message isn’t </w:t>
      </w:r>
      <w:proofErr w:type="gramStart"/>
      <w:r>
        <w:rPr>
          <w:color w:val="000000"/>
          <w:sz w:val="24"/>
          <w:szCs w:val="24"/>
        </w:rPr>
        <w:t>a  duplicate</w:t>
      </w:r>
      <w:proofErr w:type="gramEnd"/>
      <w:r>
        <w:rPr>
          <w:color w:val="000000"/>
          <w:sz w:val="24"/>
          <w:szCs w:val="24"/>
        </w:rPr>
        <w:t xml:space="preserve">, so we would check to make sure it doesn’t have the exact same values as the  previous message decoded. </w:t>
      </w:r>
    </w:p>
    <w:p w14:paraId="00000012" w14:textId="77777777" w:rsidR="00B72C49" w:rsidRDefault="00000000">
      <w:pPr>
        <w:widowControl w:val="0"/>
        <w:pBdr>
          <w:top w:val="nil"/>
          <w:left w:val="nil"/>
          <w:bottom w:val="nil"/>
          <w:right w:val="nil"/>
          <w:between w:val="nil"/>
        </w:pBdr>
        <w:spacing w:before="1176" w:line="240" w:lineRule="auto"/>
        <w:ind w:right="1593"/>
        <w:jc w:val="right"/>
        <w:rPr>
          <w:b/>
          <w:color w:val="000000"/>
          <w:sz w:val="24"/>
          <w:szCs w:val="24"/>
        </w:rPr>
      </w:pPr>
      <w:r>
        <w:rPr>
          <w:b/>
          <w:color w:val="000000"/>
          <w:sz w:val="24"/>
          <w:szCs w:val="24"/>
        </w:rPr>
        <w:t xml:space="preserve">Updating the board state after the opponent moves </w:t>
      </w:r>
    </w:p>
    <w:p w14:paraId="00000013" w14:textId="77777777" w:rsidR="00B72C49" w:rsidRDefault="00000000">
      <w:pPr>
        <w:widowControl w:val="0"/>
        <w:pBdr>
          <w:top w:val="nil"/>
          <w:left w:val="nil"/>
          <w:bottom w:val="nil"/>
          <w:right w:val="nil"/>
          <w:between w:val="nil"/>
        </w:pBdr>
        <w:spacing w:before="719" w:line="283" w:lineRule="auto"/>
        <w:ind w:left="6" w:right="93" w:firstLine="16"/>
        <w:rPr>
          <w:color w:val="000000"/>
          <w:sz w:val="24"/>
          <w:szCs w:val="24"/>
        </w:rPr>
      </w:pPr>
      <w:r>
        <w:rPr>
          <w:color w:val="000000"/>
          <w:sz w:val="24"/>
          <w:szCs w:val="24"/>
        </w:rPr>
        <w:t xml:space="preserve">For this next section, we should have a function such as </w:t>
      </w:r>
      <w:proofErr w:type="spellStart"/>
      <w:proofErr w:type="gramStart"/>
      <w:r>
        <w:rPr>
          <w:color w:val="000000"/>
          <w:sz w:val="24"/>
          <w:szCs w:val="24"/>
        </w:rPr>
        <w:t>SendBoardState</w:t>
      </w:r>
      <w:proofErr w:type="spellEnd"/>
      <w:r>
        <w:rPr>
          <w:color w:val="000000"/>
          <w:sz w:val="24"/>
          <w:szCs w:val="24"/>
        </w:rPr>
        <w:t>(</w:t>
      </w:r>
      <w:proofErr w:type="gramEnd"/>
      <w:r>
        <w:rPr>
          <w:color w:val="000000"/>
          <w:sz w:val="24"/>
          <w:szCs w:val="24"/>
        </w:rPr>
        <w:t xml:space="preserve">Board board) that would be called by the game logic team. This function should take the board from </w:t>
      </w:r>
      <w:proofErr w:type="gramStart"/>
      <w:r>
        <w:rPr>
          <w:color w:val="000000"/>
          <w:sz w:val="24"/>
          <w:szCs w:val="24"/>
        </w:rPr>
        <w:lastRenderedPageBreak/>
        <w:t>the  argument</w:t>
      </w:r>
      <w:proofErr w:type="gramEnd"/>
      <w:r>
        <w:rPr>
          <w:color w:val="000000"/>
          <w:sz w:val="24"/>
          <w:szCs w:val="24"/>
        </w:rPr>
        <w:t xml:space="preserve"> and encode it into a byte format to be sent over the network and place it within a  local variable to be sent off when the connection is ready to do as such.</w:t>
      </w:r>
    </w:p>
    <w:p w14:paraId="00000014" w14:textId="77777777" w:rsidR="00B72C49" w:rsidRDefault="00000000">
      <w:pPr>
        <w:widowControl w:val="0"/>
        <w:pBdr>
          <w:top w:val="nil"/>
          <w:left w:val="nil"/>
          <w:bottom w:val="nil"/>
          <w:right w:val="nil"/>
          <w:between w:val="nil"/>
        </w:pBdr>
        <w:spacing w:line="240" w:lineRule="auto"/>
        <w:ind w:left="4"/>
        <w:rPr>
          <w:color w:val="000000"/>
          <w:sz w:val="24"/>
          <w:szCs w:val="24"/>
        </w:rPr>
      </w:pPr>
      <w:r>
        <w:rPr>
          <w:color w:val="000000"/>
          <w:sz w:val="24"/>
          <w:szCs w:val="24"/>
        </w:rPr>
        <w:t xml:space="preserve">Another Sister function will be needed to decode this information </w:t>
      </w:r>
    </w:p>
    <w:p w14:paraId="00000015" w14:textId="77777777" w:rsidR="00B72C49" w:rsidRDefault="00000000">
      <w:pPr>
        <w:widowControl w:val="0"/>
        <w:pBdr>
          <w:top w:val="nil"/>
          <w:left w:val="nil"/>
          <w:bottom w:val="nil"/>
          <w:right w:val="nil"/>
          <w:between w:val="nil"/>
        </w:pBdr>
        <w:spacing w:before="219" w:line="283" w:lineRule="auto"/>
        <w:ind w:left="22" w:right="330" w:firstLine="1"/>
        <w:rPr>
          <w:color w:val="000000"/>
          <w:sz w:val="24"/>
          <w:szCs w:val="24"/>
        </w:rPr>
      </w:pPr>
      <w:commentRangeStart w:id="23"/>
      <w:commentRangeStart w:id="24"/>
      <w:r>
        <w:rPr>
          <w:color w:val="000000"/>
          <w:sz w:val="24"/>
          <w:szCs w:val="24"/>
        </w:rPr>
        <w:t xml:space="preserve">In addition, we should have a </w:t>
      </w:r>
      <w:proofErr w:type="spellStart"/>
      <w:proofErr w:type="gramStart"/>
      <w:r>
        <w:rPr>
          <w:color w:val="000000"/>
          <w:sz w:val="24"/>
          <w:szCs w:val="24"/>
        </w:rPr>
        <w:t>EndUsersTurn</w:t>
      </w:r>
      <w:proofErr w:type="spellEnd"/>
      <w:r>
        <w:rPr>
          <w:color w:val="000000"/>
          <w:sz w:val="24"/>
          <w:szCs w:val="24"/>
        </w:rPr>
        <w:t>(</w:t>
      </w:r>
      <w:proofErr w:type="gramEnd"/>
      <w:r>
        <w:rPr>
          <w:color w:val="000000"/>
          <w:sz w:val="24"/>
          <w:szCs w:val="24"/>
        </w:rPr>
        <w:t xml:space="preserve">) function that lets the server know that this  players turn is done and thus the other players turn has begun  </w:t>
      </w:r>
    </w:p>
    <w:p w14:paraId="00000016" w14:textId="77777777" w:rsidR="00B72C49" w:rsidRDefault="00000000">
      <w:pPr>
        <w:widowControl w:val="0"/>
        <w:pBdr>
          <w:top w:val="nil"/>
          <w:left w:val="nil"/>
          <w:bottom w:val="nil"/>
          <w:right w:val="nil"/>
          <w:between w:val="nil"/>
        </w:pBdr>
        <w:spacing w:before="176" w:line="283" w:lineRule="auto"/>
        <w:ind w:left="15" w:hanging="11"/>
        <w:rPr>
          <w:color w:val="000000"/>
          <w:sz w:val="24"/>
          <w:szCs w:val="24"/>
        </w:rPr>
      </w:pPr>
      <w:r>
        <w:rPr>
          <w:color w:val="000000"/>
          <w:sz w:val="24"/>
          <w:szCs w:val="24"/>
        </w:rPr>
        <w:t xml:space="preserve">As well as a sister function </w:t>
      </w:r>
      <w:proofErr w:type="spellStart"/>
      <w:proofErr w:type="gramStart"/>
      <w:r>
        <w:rPr>
          <w:color w:val="000000"/>
          <w:sz w:val="24"/>
          <w:szCs w:val="24"/>
        </w:rPr>
        <w:t>SetUsersTurn</w:t>
      </w:r>
      <w:proofErr w:type="spellEnd"/>
      <w:r>
        <w:rPr>
          <w:color w:val="000000"/>
          <w:sz w:val="24"/>
          <w:szCs w:val="24"/>
        </w:rPr>
        <w:t>(</w:t>
      </w:r>
      <w:proofErr w:type="gramEnd"/>
      <w:r>
        <w:rPr>
          <w:color w:val="000000"/>
          <w:sz w:val="24"/>
          <w:szCs w:val="24"/>
        </w:rPr>
        <w:t xml:space="preserve">) that sets lets the user know it their turn (bad way  of explaining it, but I can’t think of any other way at the moment) </w:t>
      </w:r>
      <w:commentRangeEnd w:id="23"/>
      <w:r>
        <w:commentReference w:id="23"/>
      </w:r>
      <w:commentRangeEnd w:id="24"/>
      <w:r>
        <w:commentReference w:id="24"/>
      </w:r>
    </w:p>
    <w:p w14:paraId="00000017" w14:textId="77777777" w:rsidR="00B72C49" w:rsidRDefault="00000000">
      <w:pPr>
        <w:widowControl w:val="0"/>
        <w:pBdr>
          <w:top w:val="nil"/>
          <w:left w:val="nil"/>
          <w:bottom w:val="nil"/>
          <w:right w:val="nil"/>
          <w:between w:val="nil"/>
        </w:pBdr>
        <w:spacing w:before="1182" w:line="240" w:lineRule="auto"/>
        <w:jc w:val="center"/>
        <w:rPr>
          <w:b/>
          <w:color w:val="000000"/>
          <w:sz w:val="24"/>
          <w:szCs w:val="24"/>
        </w:rPr>
      </w:pPr>
      <w:r>
        <w:rPr>
          <w:b/>
          <w:color w:val="000000"/>
          <w:sz w:val="24"/>
          <w:szCs w:val="24"/>
        </w:rPr>
        <w:t xml:space="preserve">The Main Loop </w:t>
      </w:r>
    </w:p>
    <w:p w14:paraId="00000018" w14:textId="77777777" w:rsidR="00B72C49" w:rsidRDefault="00000000">
      <w:pPr>
        <w:widowControl w:val="0"/>
        <w:pBdr>
          <w:top w:val="nil"/>
          <w:left w:val="nil"/>
          <w:bottom w:val="nil"/>
          <w:right w:val="nil"/>
          <w:between w:val="nil"/>
        </w:pBdr>
        <w:spacing w:before="720" w:line="283" w:lineRule="auto"/>
        <w:ind w:left="15" w:right="113" w:hanging="10"/>
        <w:rPr>
          <w:color w:val="000000"/>
          <w:sz w:val="24"/>
          <w:szCs w:val="24"/>
        </w:rPr>
      </w:pPr>
      <w:r>
        <w:rPr>
          <w:color w:val="000000"/>
          <w:sz w:val="24"/>
          <w:szCs w:val="24"/>
        </w:rPr>
        <w:t xml:space="preserve">This is the core of our networking team, as it will act as the central location that uses </w:t>
      </w:r>
      <w:proofErr w:type="gramStart"/>
      <w:r>
        <w:rPr>
          <w:color w:val="000000"/>
          <w:sz w:val="24"/>
          <w:szCs w:val="24"/>
        </w:rPr>
        <w:t>most  of</w:t>
      </w:r>
      <w:proofErr w:type="gramEnd"/>
      <w:r>
        <w:rPr>
          <w:color w:val="000000"/>
          <w:sz w:val="24"/>
          <w:szCs w:val="24"/>
        </w:rPr>
        <w:t xml:space="preserve"> the functions we create </w:t>
      </w:r>
    </w:p>
    <w:p w14:paraId="00000019" w14:textId="77777777" w:rsidR="00B72C49" w:rsidRDefault="00000000">
      <w:pPr>
        <w:widowControl w:val="0"/>
        <w:pBdr>
          <w:top w:val="nil"/>
          <w:left w:val="nil"/>
          <w:bottom w:val="nil"/>
          <w:right w:val="nil"/>
          <w:between w:val="nil"/>
        </w:pBdr>
        <w:spacing w:before="677" w:line="284" w:lineRule="auto"/>
        <w:ind w:right="161" w:firstLine="5"/>
        <w:rPr>
          <w:color w:val="000000"/>
          <w:sz w:val="24"/>
          <w:szCs w:val="24"/>
        </w:rPr>
      </w:pPr>
      <w:commentRangeStart w:id="25"/>
      <w:commentRangeStart w:id="26"/>
      <w:commentRangeStart w:id="27"/>
      <w:commentRangeStart w:id="28"/>
      <w:commentRangeStart w:id="29"/>
      <w:r>
        <w:rPr>
          <w:color w:val="000000"/>
          <w:sz w:val="24"/>
          <w:szCs w:val="24"/>
        </w:rPr>
        <w:t>The main networking loop must</w:t>
      </w:r>
      <w:commentRangeEnd w:id="25"/>
      <w:r>
        <w:commentReference w:id="25"/>
      </w:r>
      <w:commentRangeEnd w:id="26"/>
      <w:r>
        <w:commentReference w:id="26"/>
      </w:r>
      <w:commentRangeEnd w:id="27"/>
      <w:r>
        <w:commentReference w:id="27"/>
      </w:r>
      <w:commentRangeEnd w:id="28"/>
      <w:r>
        <w:commentReference w:id="28"/>
      </w:r>
      <w:commentRangeEnd w:id="29"/>
      <w:r>
        <w:commentReference w:id="29"/>
      </w:r>
      <w:r>
        <w:rPr>
          <w:color w:val="000000"/>
          <w:sz w:val="24"/>
          <w:szCs w:val="24"/>
        </w:rPr>
        <w:t xml:space="preserve"> be multithreaded as networking spends a lot of its </w:t>
      </w:r>
      <w:proofErr w:type="gramStart"/>
      <w:r>
        <w:rPr>
          <w:color w:val="000000"/>
          <w:sz w:val="24"/>
          <w:szCs w:val="24"/>
        </w:rPr>
        <w:t>time  waiting</w:t>
      </w:r>
      <w:proofErr w:type="gramEnd"/>
      <w:r>
        <w:rPr>
          <w:color w:val="000000"/>
          <w:sz w:val="24"/>
          <w:szCs w:val="24"/>
        </w:rPr>
        <w:t xml:space="preserve"> for a packet, and while waiting no other code can be executed, thus we must have  it in another thread. This means that our networking class will </w:t>
      </w:r>
      <w:r>
        <w:rPr>
          <w:b/>
          <w:color w:val="000000"/>
          <w:sz w:val="24"/>
          <w:szCs w:val="24"/>
        </w:rPr>
        <w:t xml:space="preserve">extend </w:t>
      </w:r>
      <w:r>
        <w:rPr>
          <w:color w:val="000000"/>
          <w:sz w:val="24"/>
          <w:szCs w:val="24"/>
        </w:rPr>
        <w:t>“</w:t>
      </w:r>
      <w:r>
        <w:rPr>
          <w:rFonts w:ascii="Consolas" w:eastAsia="Consolas" w:hAnsi="Consolas" w:cs="Consolas"/>
          <w:color w:val="000000"/>
        </w:rPr>
        <w:t>Thread</w:t>
      </w:r>
      <w:r>
        <w:rPr>
          <w:color w:val="000000"/>
          <w:sz w:val="24"/>
          <w:szCs w:val="24"/>
        </w:rPr>
        <w:t xml:space="preserve">” which </w:t>
      </w:r>
      <w:proofErr w:type="gramStart"/>
      <w:r>
        <w:rPr>
          <w:color w:val="000000"/>
          <w:sz w:val="24"/>
          <w:szCs w:val="24"/>
        </w:rPr>
        <w:t>is  java’s</w:t>
      </w:r>
      <w:proofErr w:type="gramEnd"/>
      <w:r>
        <w:rPr>
          <w:color w:val="000000"/>
          <w:sz w:val="24"/>
          <w:szCs w:val="24"/>
        </w:rPr>
        <w:t xml:space="preserve"> basic class for multithreading. </w:t>
      </w:r>
    </w:p>
    <w:p w14:paraId="0000001A" w14:textId="77777777" w:rsidR="00B72C49" w:rsidRDefault="00000000">
      <w:pPr>
        <w:widowControl w:val="0"/>
        <w:pBdr>
          <w:top w:val="nil"/>
          <w:left w:val="nil"/>
          <w:bottom w:val="nil"/>
          <w:right w:val="nil"/>
          <w:between w:val="nil"/>
        </w:pBdr>
        <w:spacing w:before="175" w:line="283" w:lineRule="auto"/>
        <w:ind w:left="4" w:right="159"/>
        <w:rPr>
          <w:color w:val="000000"/>
          <w:sz w:val="24"/>
          <w:szCs w:val="24"/>
        </w:rPr>
      </w:pPr>
      <w:r>
        <w:rPr>
          <w:color w:val="000000"/>
          <w:sz w:val="24"/>
          <w:szCs w:val="24"/>
        </w:rPr>
        <w:t xml:space="preserve">To utilize the multithreading we will need a </w:t>
      </w:r>
      <w:proofErr w:type="gramStart"/>
      <w:r>
        <w:rPr>
          <w:color w:val="000000"/>
          <w:sz w:val="24"/>
          <w:szCs w:val="24"/>
        </w:rPr>
        <w:t>run(</w:t>
      </w:r>
      <w:proofErr w:type="gramEnd"/>
      <w:r>
        <w:rPr>
          <w:color w:val="000000"/>
          <w:sz w:val="24"/>
          <w:szCs w:val="24"/>
        </w:rPr>
        <w:t xml:space="preserve">) function within the class, and this is what  will be run when </w:t>
      </w:r>
      <w:proofErr w:type="spellStart"/>
      <w:r>
        <w:rPr>
          <w:color w:val="000000"/>
          <w:sz w:val="24"/>
          <w:szCs w:val="24"/>
        </w:rPr>
        <w:t>OurClass.start</w:t>
      </w:r>
      <w:proofErr w:type="spellEnd"/>
      <w:r>
        <w:rPr>
          <w:color w:val="000000"/>
          <w:sz w:val="24"/>
          <w:szCs w:val="24"/>
        </w:rPr>
        <w:t xml:space="preserve">() is called </w:t>
      </w:r>
    </w:p>
    <w:p w14:paraId="0000001B" w14:textId="77777777" w:rsidR="00B72C49" w:rsidRDefault="00000000">
      <w:pPr>
        <w:widowControl w:val="0"/>
        <w:pBdr>
          <w:top w:val="nil"/>
          <w:left w:val="nil"/>
          <w:bottom w:val="nil"/>
          <w:right w:val="nil"/>
          <w:between w:val="nil"/>
        </w:pBdr>
        <w:spacing w:before="676" w:line="240" w:lineRule="auto"/>
        <w:ind w:left="5"/>
        <w:rPr>
          <w:color w:val="000000"/>
          <w:sz w:val="24"/>
          <w:szCs w:val="24"/>
        </w:rPr>
      </w:pPr>
      <w:r>
        <w:rPr>
          <w:color w:val="000000"/>
          <w:sz w:val="24"/>
          <w:szCs w:val="24"/>
        </w:rPr>
        <w:t xml:space="preserve">The actual client-side loop will </w:t>
      </w:r>
      <w:proofErr w:type="spellStart"/>
      <w:r>
        <w:rPr>
          <w:color w:val="000000"/>
          <w:sz w:val="24"/>
          <w:szCs w:val="24"/>
        </w:rPr>
        <w:t>kinda</w:t>
      </w:r>
      <w:proofErr w:type="spellEnd"/>
      <w:r>
        <w:rPr>
          <w:color w:val="000000"/>
          <w:sz w:val="24"/>
          <w:szCs w:val="24"/>
        </w:rPr>
        <w:t xml:space="preserve"> go something like this.  </w:t>
      </w:r>
    </w:p>
    <w:p w14:paraId="0000001C" w14:textId="77777777" w:rsidR="00B72C49" w:rsidRDefault="00000000">
      <w:pPr>
        <w:widowControl w:val="0"/>
        <w:pBdr>
          <w:top w:val="nil"/>
          <w:left w:val="nil"/>
          <w:bottom w:val="nil"/>
          <w:right w:val="nil"/>
          <w:between w:val="nil"/>
        </w:pBdr>
        <w:spacing w:before="220" w:line="240" w:lineRule="auto"/>
        <w:ind w:left="746"/>
        <w:rPr>
          <w:color w:val="000000"/>
          <w:sz w:val="24"/>
          <w:szCs w:val="24"/>
        </w:rPr>
      </w:pPr>
      <w:r>
        <w:rPr>
          <w:color w:val="000000"/>
          <w:sz w:val="24"/>
          <w:szCs w:val="24"/>
        </w:rPr>
        <w:t xml:space="preserve">1. Package/Send All data to the server </w:t>
      </w:r>
    </w:p>
    <w:p w14:paraId="0000001D" w14:textId="77777777" w:rsidR="00B72C49" w:rsidRDefault="00000000">
      <w:pPr>
        <w:widowControl w:val="0"/>
        <w:pBdr>
          <w:top w:val="nil"/>
          <w:left w:val="nil"/>
          <w:bottom w:val="nil"/>
          <w:right w:val="nil"/>
          <w:between w:val="nil"/>
        </w:pBdr>
        <w:spacing w:before="219" w:line="240" w:lineRule="auto"/>
        <w:ind w:left="734"/>
        <w:rPr>
          <w:color w:val="000000"/>
          <w:sz w:val="24"/>
          <w:szCs w:val="24"/>
        </w:rPr>
      </w:pPr>
      <w:r>
        <w:rPr>
          <w:color w:val="000000"/>
          <w:sz w:val="24"/>
          <w:szCs w:val="24"/>
        </w:rPr>
        <w:t xml:space="preserve">2. Wait For </w:t>
      </w:r>
      <w:proofErr w:type="gramStart"/>
      <w:r>
        <w:rPr>
          <w:color w:val="000000"/>
          <w:sz w:val="24"/>
          <w:szCs w:val="24"/>
        </w:rPr>
        <w:t>servers</w:t>
      </w:r>
      <w:proofErr w:type="gramEnd"/>
      <w:r>
        <w:rPr>
          <w:color w:val="000000"/>
          <w:sz w:val="24"/>
          <w:szCs w:val="24"/>
        </w:rPr>
        <w:t xml:space="preserve"> package </w:t>
      </w:r>
    </w:p>
    <w:p w14:paraId="0000001E" w14:textId="77777777" w:rsidR="00B72C49" w:rsidRDefault="00000000">
      <w:pPr>
        <w:widowControl w:val="0"/>
        <w:pBdr>
          <w:top w:val="nil"/>
          <w:left w:val="nil"/>
          <w:bottom w:val="nil"/>
          <w:right w:val="nil"/>
          <w:between w:val="nil"/>
        </w:pBdr>
        <w:spacing w:before="64" w:line="240" w:lineRule="auto"/>
        <w:ind w:left="735"/>
        <w:rPr>
          <w:color w:val="000000"/>
          <w:sz w:val="24"/>
          <w:szCs w:val="24"/>
        </w:rPr>
      </w:pPr>
      <w:r>
        <w:rPr>
          <w:color w:val="000000"/>
          <w:sz w:val="24"/>
          <w:szCs w:val="24"/>
        </w:rPr>
        <w:t xml:space="preserve">3. </w:t>
      </w:r>
      <w:proofErr w:type="spellStart"/>
      <w:r>
        <w:rPr>
          <w:color w:val="000000"/>
          <w:sz w:val="24"/>
          <w:szCs w:val="24"/>
        </w:rPr>
        <w:t>Recive</w:t>
      </w:r>
      <w:proofErr w:type="spellEnd"/>
      <w:r>
        <w:rPr>
          <w:color w:val="000000"/>
          <w:sz w:val="24"/>
          <w:szCs w:val="24"/>
        </w:rPr>
        <w:t xml:space="preserve"> package and decode data, update content with this new data </w:t>
      </w:r>
    </w:p>
    <w:p w14:paraId="0000001F" w14:textId="77777777" w:rsidR="00B72C49" w:rsidRDefault="00000000">
      <w:pPr>
        <w:widowControl w:val="0"/>
        <w:pBdr>
          <w:top w:val="nil"/>
          <w:left w:val="nil"/>
          <w:bottom w:val="nil"/>
          <w:right w:val="nil"/>
          <w:between w:val="nil"/>
        </w:pBdr>
        <w:spacing w:before="560" w:line="283" w:lineRule="auto"/>
        <w:ind w:left="6" w:right="235" w:hanging="3"/>
        <w:rPr>
          <w:color w:val="000000"/>
          <w:sz w:val="24"/>
          <w:szCs w:val="24"/>
        </w:rPr>
      </w:pPr>
      <w:r>
        <w:rPr>
          <w:color w:val="000000"/>
          <w:sz w:val="24"/>
          <w:szCs w:val="24"/>
        </w:rPr>
        <w:t xml:space="preserve">We should also have a </w:t>
      </w:r>
      <w:proofErr w:type="spellStart"/>
      <w:proofErr w:type="gramStart"/>
      <w:r>
        <w:rPr>
          <w:color w:val="000000"/>
          <w:sz w:val="24"/>
          <w:szCs w:val="24"/>
        </w:rPr>
        <w:t>requestGame</w:t>
      </w:r>
      <w:proofErr w:type="spellEnd"/>
      <w:r>
        <w:rPr>
          <w:color w:val="000000"/>
          <w:sz w:val="24"/>
          <w:szCs w:val="24"/>
        </w:rPr>
        <w:t>(</w:t>
      </w:r>
      <w:proofErr w:type="gramEnd"/>
      <w:r>
        <w:rPr>
          <w:color w:val="000000"/>
          <w:sz w:val="24"/>
          <w:szCs w:val="24"/>
        </w:rPr>
        <w:t>) function that lets this loop know to send a request  to the server</w:t>
      </w:r>
    </w:p>
    <w:p w14:paraId="00000020" w14:textId="77777777" w:rsidR="00B72C49" w:rsidRDefault="00000000">
      <w:pPr>
        <w:widowControl w:val="0"/>
        <w:pBdr>
          <w:top w:val="nil"/>
          <w:left w:val="nil"/>
          <w:bottom w:val="nil"/>
          <w:right w:val="nil"/>
          <w:between w:val="nil"/>
        </w:pBdr>
        <w:spacing w:line="283" w:lineRule="auto"/>
        <w:ind w:left="6" w:right="266" w:firstLine="16"/>
        <w:rPr>
          <w:color w:val="000000"/>
          <w:sz w:val="24"/>
          <w:szCs w:val="24"/>
        </w:rPr>
      </w:pPr>
      <w:r>
        <w:rPr>
          <w:color w:val="000000"/>
          <w:sz w:val="24"/>
          <w:szCs w:val="24"/>
        </w:rPr>
        <w:t xml:space="preserve">Before we enter the main loop of our networking code we should have a pre-loop of </w:t>
      </w:r>
      <w:proofErr w:type="gramStart"/>
      <w:r>
        <w:rPr>
          <w:color w:val="000000"/>
          <w:sz w:val="24"/>
          <w:szCs w:val="24"/>
        </w:rPr>
        <w:t>sorts  that</w:t>
      </w:r>
      <w:proofErr w:type="gramEnd"/>
      <w:r>
        <w:rPr>
          <w:color w:val="000000"/>
          <w:sz w:val="24"/>
          <w:szCs w:val="24"/>
        </w:rPr>
        <w:t xml:space="preserve"> waits and checks for authentication and only proceed if the server responds </w:t>
      </w:r>
      <w:r>
        <w:rPr>
          <w:color w:val="000000"/>
          <w:sz w:val="24"/>
          <w:szCs w:val="24"/>
        </w:rPr>
        <w:lastRenderedPageBreak/>
        <w:t xml:space="preserve">with a  positive or we cannot contact the server at as a fail safe </w:t>
      </w:r>
    </w:p>
    <w:p w14:paraId="00000021" w14:textId="77777777" w:rsidR="00B72C49" w:rsidRDefault="00000000">
      <w:pPr>
        <w:widowControl w:val="0"/>
        <w:pBdr>
          <w:top w:val="nil"/>
          <w:left w:val="nil"/>
          <w:bottom w:val="nil"/>
          <w:right w:val="nil"/>
          <w:between w:val="nil"/>
        </w:pBdr>
        <w:spacing w:before="676" w:line="240" w:lineRule="auto"/>
        <w:jc w:val="center"/>
        <w:rPr>
          <w:b/>
          <w:color w:val="000000"/>
          <w:sz w:val="24"/>
          <w:szCs w:val="24"/>
        </w:rPr>
      </w:pPr>
      <w:r>
        <w:rPr>
          <w:b/>
          <w:color w:val="000000"/>
          <w:sz w:val="24"/>
          <w:szCs w:val="24"/>
        </w:rPr>
        <w:t xml:space="preserve">Structure Of the Sent Data </w:t>
      </w:r>
    </w:p>
    <w:p w14:paraId="00000022" w14:textId="77777777" w:rsidR="00B72C49" w:rsidRDefault="00000000">
      <w:pPr>
        <w:widowControl w:val="0"/>
        <w:pBdr>
          <w:top w:val="nil"/>
          <w:left w:val="nil"/>
          <w:bottom w:val="nil"/>
          <w:right w:val="nil"/>
          <w:between w:val="nil"/>
        </w:pBdr>
        <w:spacing w:before="224" w:line="283" w:lineRule="auto"/>
        <w:ind w:left="20" w:right="96" w:firstLine="2"/>
        <w:rPr>
          <w:color w:val="000000"/>
          <w:sz w:val="24"/>
          <w:szCs w:val="24"/>
        </w:rPr>
      </w:pPr>
      <w:commentRangeStart w:id="30"/>
      <w:r>
        <w:rPr>
          <w:color w:val="000000"/>
          <w:sz w:val="24"/>
          <w:szCs w:val="24"/>
        </w:rPr>
        <w:t>Feel free to recommend another method of sending our data on the network</w:t>
      </w:r>
      <w:commentRangeEnd w:id="30"/>
      <w:r>
        <w:commentReference w:id="30"/>
      </w:r>
      <w:r>
        <w:rPr>
          <w:color w:val="000000"/>
          <w:sz w:val="24"/>
          <w:szCs w:val="24"/>
        </w:rPr>
        <w:t xml:space="preserve">, I thought this </w:t>
      </w:r>
      <w:del w:id="31" w:author="Author">
        <w:r>
          <w:rPr>
            <w:color w:val="000000"/>
            <w:sz w:val="24"/>
            <w:szCs w:val="24"/>
          </w:rPr>
          <w:delText xml:space="preserve"> </w:delText>
        </w:r>
      </w:del>
      <w:r>
        <w:rPr>
          <w:color w:val="000000"/>
          <w:sz w:val="24"/>
          <w:szCs w:val="24"/>
        </w:rPr>
        <w:t xml:space="preserve">up in the shower lol, so any improvements would be appreciated </w:t>
      </w:r>
    </w:p>
    <w:p w14:paraId="00000023" w14:textId="77777777" w:rsidR="00B72C49" w:rsidRDefault="00000000">
      <w:pPr>
        <w:widowControl w:val="0"/>
        <w:pBdr>
          <w:top w:val="nil"/>
          <w:left w:val="nil"/>
          <w:bottom w:val="nil"/>
          <w:right w:val="nil"/>
          <w:between w:val="nil"/>
        </w:pBdr>
        <w:spacing w:before="176" w:line="283" w:lineRule="auto"/>
        <w:ind w:left="15" w:right="72" w:firstLine="8"/>
        <w:rPr>
          <w:color w:val="000000"/>
          <w:sz w:val="24"/>
          <w:szCs w:val="24"/>
        </w:rPr>
      </w:pPr>
      <w:r>
        <w:rPr>
          <w:color w:val="000000"/>
          <w:sz w:val="24"/>
          <w:szCs w:val="24"/>
        </w:rPr>
        <w:t xml:space="preserve">My initial thoughts on this is for each “object/value/variable” we send over the network </w:t>
      </w:r>
      <w:proofErr w:type="gramStart"/>
      <w:r>
        <w:rPr>
          <w:color w:val="000000"/>
          <w:sz w:val="24"/>
          <w:szCs w:val="24"/>
        </w:rPr>
        <w:t>we  should</w:t>
      </w:r>
      <w:proofErr w:type="gramEnd"/>
      <w:r>
        <w:rPr>
          <w:color w:val="000000"/>
          <w:sz w:val="24"/>
          <w:szCs w:val="24"/>
        </w:rPr>
        <w:t xml:space="preserve"> pair it with two 4 byte int’s proceeding it. The first acts as a guide for how </w:t>
      </w:r>
      <w:proofErr w:type="gramStart"/>
      <w:r>
        <w:rPr>
          <w:color w:val="000000"/>
          <w:sz w:val="24"/>
          <w:szCs w:val="24"/>
        </w:rPr>
        <w:t>many  bytes</w:t>
      </w:r>
      <w:proofErr w:type="gramEnd"/>
      <w:r>
        <w:rPr>
          <w:color w:val="000000"/>
          <w:sz w:val="24"/>
          <w:szCs w:val="24"/>
        </w:rPr>
        <w:t xml:space="preserve"> it should read for this “value” and the second as an identifier as to what is being sent  over. </w:t>
      </w:r>
    </w:p>
    <w:p w14:paraId="00000024" w14:textId="77777777" w:rsidR="00B72C49" w:rsidRDefault="00000000">
      <w:pPr>
        <w:widowControl w:val="0"/>
        <w:pBdr>
          <w:top w:val="nil"/>
          <w:left w:val="nil"/>
          <w:bottom w:val="nil"/>
          <w:right w:val="nil"/>
          <w:between w:val="nil"/>
        </w:pBdr>
        <w:spacing w:before="176" w:line="240" w:lineRule="auto"/>
        <w:ind w:left="11"/>
        <w:rPr>
          <w:color w:val="000000"/>
          <w:sz w:val="24"/>
          <w:szCs w:val="24"/>
        </w:rPr>
      </w:pPr>
      <w:proofErr w:type="gramStart"/>
      <w:r>
        <w:rPr>
          <w:color w:val="000000"/>
          <w:sz w:val="24"/>
          <w:szCs w:val="24"/>
        </w:rPr>
        <w:t>So</w:t>
      </w:r>
      <w:proofErr w:type="gramEnd"/>
      <w:r>
        <w:rPr>
          <w:color w:val="000000"/>
          <w:sz w:val="24"/>
          <w:szCs w:val="24"/>
        </w:rPr>
        <w:t xml:space="preserve"> it would look kind of like this </w:t>
      </w:r>
    </w:p>
    <w:p w14:paraId="00000025" w14:textId="77777777" w:rsidR="00B72C49" w:rsidRDefault="00000000">
      <w:pPr>
        <w:widowControl w:val="0"/>
        <w:pBdr>
          <w:top w:val="nil"/>
          <w:left w:val="nil"/>
          <w:bottom w:val="nil"/>
          <w:right w:val="nil"/>
          <w:between w:val="nil"/>
        </w:pBdr>
        <w:spacing w:before="219" w:line="240" w:lineRule="auto"/>
        <w:ind w:left="18"/>
        <w:rPr>
          <w:color w:val="000000"/>
          <w:sz w:val="24"/>
          <w:szCs w:val="24"/>
        </w:rPr>
      </w:pPr>
      <w:r>
        <w:rPr>
          <w:color w:val="000000"/>
          <w:sz w:val="24"/>
          <w:szCs w:val="24"/>
        </w:rPr>
        <w:t>“</w:t>
      </w:r>
      <w:r>
        <w:rPr>
          <w:color w:val="000000"/>
          <w:sz w:val="24"/>
          <w:szCs w:val="24"/>
          <w:highlight w:val="yellow"/>
        </w:rPr>
        <w:t xml:space="preserve">0000 .... 0101 </w:t>
      </w:r>
      <w:r>
        <w:rPr>
          <w:color w:val="000000"/>
          <w:sz w:val="24"/>
          <w:szCs w:val="24"/>
          <w:highlight w:val="magenta"/>
        </w:rPr>
        <w:t xml:space="preserve">0000 .... 0001 </w:t>
      </w:r>
      <w:r>
        <w:rPr>
          <w:color w:val="000000"/>
          <w:sz w:val="24"/>
          <w:szCs w:val="24"/>
        </w:rPr>
        <w:t xml:space="preserve">1000 0101 .... 0000” </w:t>
      </w:r>
    </w:p>
    <w:p w14:paraId="00000026" w14:textId="77777777" w:rsidR="00B72C49" w:rsidRDefault="00000000">
      <w:pPr>
        <w:widowControl w:val="0"/>
        <w:pBdr>
          <w:top w:val="nil"/>
          <w:left w:val="nil"/>
          <w:bottom w:val="nil"/>
          <w:right w:val="nil"/>
          <w:between w:val="nil"/>
        </w:pBdr>
        <w:spacing w:before="220" w:line="285" w:lineRule="auto"/>
        <w:ind w:left="19" w:right="173" w:hanging="7"/>
        <w:rPr>
          <w:color w:val="000000"/>
          <w:sz w:val="24"/>
          <w:szCs w:val="24"/>
        </w:rPr>
      </w:pPr>
      <w:r>
        <w:rPr>
          <w:color w:val="000000"/>
          <w:sz w:val="24"/>
          <w:szCs w:val="24"/>
        </w:rPr>
        <w:t xml:space="preserve">So the yellow section would inform the code about how many bits this value its about </w:t>
      </w:r>
      <w:proofErr w:type="gramStart"/>
      <w:r>
        <w:rPr>
          <w:color w:val="000000"/>
          <w:sz w:val="24"/>
          <w:szCs w:val="24"/>
        </w:rPr>
        <w:t>to  read</w:t>
      </w:r>
      <w:proofErr w:type="gramEnd"/>
      <w:r>
        <w:rPr>
          <w:color w:val="000000"/>
          <w:sz w:val="24"/>
          <w:szCs w:val="24"/>
        </w:rPr>
        <w:t xml:space="preserve"> will be and the purple section tells it what those bits represent, </w:t>
      </w:r>
      <w:proofErr w:type="spellStart"/>
      <w:r>
        <w:rPr>
          <w:color w:val="000000"/>
          <w:sz w:val="24"/>
          <w:szCs w:val="24"/>
        </w:rPr>
        <w:t>eg</w:t>
      </w:r>
      <w:proofErr w:type="spellEnd"/>
      <w:r>
        <w:rPr>
          <w:color w:val="000000"/>
          <w:sz w:val="24"/>
          <w:szCs w:val="24"/>
        </w:rPr>
        <w:t xml:space="preserve"> the value 1 means  its the leaderboard data or something like that  </w:t>
      </w:r>
    </w:p>
    <w:p w14:paraId="00000027" w14:textId="77777777" w:rsidR="00B72C49" w:rsidRDefault="00000000">
      <w:pPr>
        <w:widowControl w:val="0"/>
        <w:pBdr>
          <w:top w:val="nil"/>
          <w:left w:val="nil"/>
          <w:bottom w:val="nil"/>
          <w:right w:val="nil"/>
          <w:between w:val="nil"/>
        </w:pBdr>
        <w:spacing w:before="174" w:line="283" w:lineRule="auto"/>
        <w:ind w:left="19" w:right="447" w:hanging="15"/>
        <w:rPr>
          <w:color w:val="000000"/>
          <w:sz w:val="24"/>
          <w:szCs w:val="24"/>
        </w:rPr>
      </w:pPr>
      <w:r>
        <w:rPr>
          <w:color w:val="000000"/>
          <w:sz w:val="24"/>
          <w:szCs w:val="24"/>
        </w:rPr>
        <w:t xml:space="preserve">And so when we want to send data we will just append everything that needs to be </w:t>
      </w:r>
      <w:proofErr w:type="gramStart"/>
      <w:r>
        <w:rPr>
          <w:color w:val="000000"/>
          <w:sz w:val="24"/>
          <w:szCs w:val="24"/>
        </w:rPr>
        <w:t>sent  into</w:t>
      </w:r>
      <w:proofErr w:type="gramEnd"/>
      <w:r>
        <w:rPr>
          <w:color w:val="000000"/>
          <w:sz w:val="24"/>
          <w:szCs w:val="24"/>
        </w:rPr>
        <w:t xml:space="preserve"> one packet and use this to decode it </w:t>
      </w:r>
    </w:p>
    <w:p w14:paraId="00000028" w14:textId="77777777" w:rsidR="00B72C49" w:rsidRDefault="00000000">
      <w:pPr>
        <w:widowControl w:val="0"/>
        <w:pBdr>
          <w:top w:val="nil"/>
          <w:left w:val="nil"/>
          <w:bottom w:val="nil"/>
          <w:right w:val="nil"/>
          <w:between w:val="nil"/>
        </w:pBdr>
        <w:spacing w:before="676" w:line="283" w:lineRule="auto"/>
        <w:ind w:left="22" w:right="443" w:hanging="18"/>
        <w:rPr>
          <w:color w:val="000000"/>
          <w:sz w:val="24"/>
          <w:szCs w:val="24"/>
        </w:rPr>
      </w:pPr>
      <w:r>
        <w:rPr>
          <w:color w:val="000000"/>
          <w:sz w:val="24"/>
          <w:szCs w:val="24"/>
        </w:rPr>
        <w:t xml:space="preserve">Alternatively, we could also skip the identifying bits and just hard code lengths for </w:t>
      </w:r>
      <w:proofErr w:type="gramStart"/>
      <w:r>
        <w:rPr>
          <w:color w:val="000000"/>
          <w:sz w:val="24"/>
          <w:szCs w:val="24"/>
        </w:rPr>
        <w:t>each  packet</w:t>
      </w:r>
      <w:proofErr w:type="gramEnd"/>
      <w:r>
        <w:rPr>
          <w:color w:val="000000"/>
          <w:sz w:val="24"/>
          <w:szCs w:val="24"/>
        </w:rPr>
        <w:t xml:space="preserve">, but this seems like a headache  </w:t>
      </w:r>
    </w:p>
    <w:p w14:paraId="00000029" w14:textId="77777777" w:rsidR="00B72C49" w:rsidRDefault="00000000">
      <w:pPr>
        <w:widowControl w:val="0"/>
        <w:pBdr>
          <w:top w:val="nil"/>
          <w:left w:val="nil"/>
          <w:bottom w:val="nil"/>
          <w:right w:val="nil"/>
          <w:between w:val="nil"/>
        </w:pBdr>
        <w:spacing w:before="682" w:line="283" w:lineRule="auto"/>
        <w:ind w:left="15" w:right="608" w:hanging="11"/>
        <w:rPr>
          <w:color w:val="000000"/>
          <w:sz w:val="24"/>
          <w:szCs w:val="24"/>
        </w:rPr>
      </w:pPr>
      <w:commentRangeStart w:id="32"/>
      <w:commentRangeStart w:id="33"/>
      <w:r>
        <w:rPr>
          <w:color w:val="000000"/>
          <w:sz w:val="24"/>
          <w:szCs w:val="24"/>
        </w:rPr>
        <w:t xml:space="preserve">And our last option that I can think of right now is we could look for a library that has </w:t>
      </w:r>
      <w:proofErr w:type="gramStart"/>
      <w:r>
        <w:rPr>
          <w:color w:val="000000"/>
          <w:sz w:val="24"/>
          <w:szCs w:val="24"/>
        </w:rPr>
        <w:t>a  simplified</w:t>
      </w:r>
      <w:proofErr w:type="gramEnd"/>
      <w:r>
        <w:rPr>
          <w:color w:val="000000"/>
          <w:sz w:val="24"/>
          <w:szCs w:val="24"/>
        </w:rPr>
        <w:t xml:space="preserve"> networking protocol and use that </w:t>
      </w:r>
      <w:commentRangeEnd w:id="32"/>
      <w:r>
        <w:commentReference w:id="32"/>
      </w:r>
      <w:commentRangeEnd w:id="33"/>
      <w:r>
        <w:commentReference w:id="33"/>
      </w:r>
    </w:p>
    <w:p w14:paraId="0000002A" w14:textId="77777777" w:rsidR="00B72C49" w:rsidRDefault="00000000">
      <w:pPr>
        <w:widowControl w:val="0"/>
        <w:pBdr>
          <w:top w:val="nil"/>
          <w:left w:val="nil"/>
          <w:bottom w:val="nil"/>
          <w:right w:val="nil"/>
          <w:between w:val="nil"/>
        </w:pBdr>
        <w:spacing w:before="677" w:line="240" w:lineRule="auto"/>
        <w:jc w:val="center"/>
        <w:rPr>
          <w:b/>
          <w:color w:val="000000"/>
          <w:sz w:val="24"/>
          <w:szCs w:val="24"/>
        </w:rPr>
      </w:pPr>
      <w:commentRangeStart w:id="34"/>
      <w:commentRangeStart w:id="35"/>
      <w:r>
        <w:rPr>
          <w:b/>
          <w:color w:val="000000"/>
          <w:sz w:val="24"/>
          <w:szCs w:val="24"/>
        </w:rPr>
        <w:t xml:space="preserve">The Server-Side Loop </w:t>
      </w:r>
      <w:commentRangeEnd w:id="34"/>
      <w:r>
        <w:commentReference w:id="34"/>
      </w:r>
      <w:commentRangeEnd w:id="35"/>
      <w:r>
        <w:commentReference w:id="35"/>
      </w:r>
    </w:p>
    <w:p w14:paraId="0000002B" w14:textId="77777777" w:rsidR="00B72C49" w:rsidRDefault="00000000">
      <w:pPr>
        <w:widowControl w:val="0"/>
        <w:pBdr>
          <w:top w:val="nil"/>
          <w:left w:val="nil"/>
          <w:bottom w:val="nil"/>
          <w:right w:val="nil"/>
          <w:between w:val="nil"/>
        </w:pBdr>
        <w:spacing w:before="219" w:line="283" w:lineRule="auto"/>
        <w:ind w:left="6" w:right="153" w:hanging="1"/>
        <w:rPr>
          <w:color w:val="000000"/>
          <w:sz w:val="24"/>
          <w:szCs w:val="24"/>
        </w:rPr>
      </w:pPr>
      <w:commentRangeStart w:id="36"/>
      <w:r>
        <w:rPr>
          <w:color w:val="000000"/>
          <w:sz w:val="24"/>
          <w:szCs w:val="24"/>
        </w:rPr>
        <w:t xml:space="preserve">The server-side loop is not our top priority, but I do think we can get it done within the </w:t>
      </w:r>
      <w:proofErr w:type="gramStart"/>
      <w:r>
        <w:rPr>
          <w:color w:val="000000"/>
          <w:sz w:val="24"/>
          <w:szCs w:val="24"/>
        </w:rPr>
        <w:t>time  frame</w:t>
      </w:r>
      <w:proofErr w:type="gramEnd"/>
      <w:r>
        <w:rPr>
          <w:color w:val="000000"/>
          <w:sz w:val="24"/>
          <w:szCs w:val="24"/>
        </w:rPr>
        <w:t xml:space="preserve">, It will consist of 3 loops all running on different threads at the same time </w:t>
      </w:r>
      <w:commentRangeEnd w:id="36"/>
      <w:r>
        <w:commentReference w:id="36"/>
      </w:r>
    </w:p>
    <w:p w14:paraId="0000002C" w14:textId="77777777" w:rsidR="00B72C49" w:rsidRDefault="00000000">
      <w:pPr>
        <w:widowControl w:val="0"/>
        <w:pBdr>
          <w:top w:val="nil"/>
          <w:left w:val="nil"/>
          <w:bottom w:val="nil"/>
          <w:right w:val="nil"/>
          <w:between w:val="nil"/>
        </w:pBdr>
        <w:spacing w:before="177" w:line="283" w:lineRule="auto"/>
        <w:ind w:left="6" w:right="126" w:hanging="1"/>
        <w:rPr>
          <w:color w:val="000000"/>
          <w:sz w:val="24"/>
          <w:szCs w:val="24"/>
        </w:rPr>
      </w:pPr>
      <w:r>
        <w:rPr>
          <w:color w:val="000000"/>
          <w:sz w:val="24"/>
          <w:szCs w:val="24"/>
        </w:rPr>
        <w:t xml:space="preserve">The first loop is pretty simple it will, wait for connections accept them and pass them </w:t>
      </w:r>
      <w:proofErr w:type="gramStart"/>
      <w:r>
        <w:rPr>
          <w:color w:val="000000"/>
          <w:sz w:val="24"/>
          <w:szCs w:val="24"/>
        </w:rPr>
        <w:t>onto  the</w:t>
      </w:r>
      <w:proofErr w:type="gramEnd"/>
      <w:r>
        <w:rPr>
          <w:color w:val="000000"/>
          <w:sz w:val="24"/>
          <w:szCs w:val="24"/>
        </w:rPr>
        <w:t xml:space="preserve"> second loop</w:t>
      </w:r>
    </w:p>
    <w:p w14:paraId="0000002D" w14:textId="77777777" w:rsidR="00B72C49" w:rsidRDefault="00000000">
      <w:pPr>
        <w:widowControl w:val="0"/>
        <w:pBdr>
          <w:top w:val="nil"/>
          <w:left w:val="nil"/>
          <w:bottom w:val="nil"/>
          <w:right w:val="nil"/>
          <w:between w:val="nil"/>
        </w:pBdr>
        <w:spacing w:line="283" w:lineRule="auto"/>
        <w:ind w:left="5" w:right="247" w:hanging="1"/>
        <w:rPr>
          <w:color w:val="000000"/>
          <w:sz w:val="24"/>
          <w:szCs w:val="24"/>
        </w:rPr>
      </w:pPr>
      <w:r>
        <w:rPr>
          <w:color w:val="000000"/>
          <w:sz w:val="24"/>
          <w:szCs w:val="24"/>
        </w:rPr>
        <w:t xml:space="preserve">The Second loop is our authentication loop, it will compare the given username </w:t>
      </w:r>
      <w:proofErr w:type="gramStart"/>
      <w:r>
        <w:rPr>
          <w:color w:val="000000"/>
          <w:sz w:val="24"/>
          <w:szCs w:val="24"/>
        </w:rPr>
        <w:t>and  password</w:t>
      </w:r>
      <w:proofErr w:type="gramEnd"/>
      <w:r>
        <w:rPr>
          <w:color w:val="000000"/>
          <w:sz w:val="24"/>
          <w:szCs w:val="24"/>
        </w:rPr>
        <w:t xml:space="preserve"> with the username and pass </w:t>
      </w:r>
      <w:ins w:id="37" w:author="Author">
        <w:r>
          <w:rPr>
            <w:color w:val="000000"/>
            <w:sz w:val="24"/>
            <w:szCs w:val="24"/>
          </w:rPr>
          <w:t>it on the</w:t>
        </w:r>
      </w:ins>
      <w:del w:id="38" w:author="Author">
        <w:r>
          <w:rPr>
            <w:color w:val="000000"/>
            <w:sz w:val="24"/>
            <w:szCs w:val="24"/>
          </w:rPr>
          <w:delText>it has on</w:delText>
        </w:r>
      </w:del>
      <w:r>
        <w:rPr>
          <w:color w:val="000000"/>
          <w:sz w:val="24"/>
          <w:szCs w:val="24"/>
        </w:rPr>
        <w:t xml:space="preserve"> file. This loop will also be </w:t>
      </w:r>
      <w:r>
        <w:rPr>
          <w:color w:val="000000"/>
          <w:sz w:val="24"/>
          <w:szCs w:val="24"/>
        </w:rPr>
        <w:lastRenderedPageBreak/>
        <w:t xml:space="preserve">responsible </w:t>
      </w:r>
      <w:proofErr w:type="gramStart"/>
      <w:r>
        <w:rPr>
          <w:color w:val="000000"/>
          <w:sz w:val="24"/>
          <w:szCs w:val="24"/>
        </w:rPr>
        <w:t>for  the</w:t>
      </w:r>
      <w:proofErr w:type="gramEnd"/>
      <w:r>
        <w:rPr>
          <w:color w:val="000000"/>
          <w:sz w:val="24"/>
          <w:szCs w:val="24"/>
        </w:rPr>
        <w:t xml:space="preserve"> creating new users and adding them to the file </w:t>
      </w:r>
    </w:p>
    <w:p w14:paraId="0000002E" w14:textId="77777777" w:rsidR="00B72C49" w:rsidRDefault="00000000">
      <w:pPr>
        <w:widowControl w:val="0"/>
        <w:pBdr>
          <w:top w:val="nil"/>
          <w:left w:val="nil"/>
          <w:bottom w:val="nil"/>
          <w:right w:val="nil"/>
          <w:between w:val="nil"/>
        </w:pBdr>
        <w:spacing w:before="661" w:line="281" w:lineRule="auto"/>
        <w:ind w:left="5" w:right="236" w:hanging="1"/>
        <w:jc w:val="both"/>
        <w:rPr>
          <w:color w:val="000000"/>
          <w:sz w:val="24"/>
          <w:szCs w:val="24"/>
        </w:rPr>
      </w:pPr>
      <w:r>
        <w:rPr>
          <w:color w:val="000000"/>
          <w:sz w:val="24"/>
          <w:szCs w:val="24"/>
        </w:rPr>
        <w:t>The 3</w:t>
      </w:r>
      <w:r>
        <w:rPr>
          <w:color w:val="000000"/>
          <w:sz w:val="23"/>
          <w:szCs w:val="23"/>
          <w:vertAlign w:val="superscript"/>
        </w:rPr>
        <w:t xml:space="preserve">rd </w:t>
      </w:r>
      <w:r>
        <w:rPr>
          <w:color w:val="000000"/>
          <w:sz w:val="24"/>
          <w:szCs w:val="24"/>
        </w:rPr>
        <w:t xml:space="preserve">loop is our main loop that mirrors the main loop of the client, it should send some  data regularly, such as the leaderboard information, and also wait and listen to the client  for a game request, from there it would call the matchmaking system to see which of the  players it should match up together, after that it should add both of these to some sort of  list. The Server should then relay the other players data to each other using this list,  </w:t>
      </w:r>
    </w:p>
    <w:p w14:paraId="0000002F" w14:textId="77777777" w:rsidR="00B72C49" w:rsidRDefault="00000000">
      <w:pPr>
        <w:widowControl w:val="0"/>
        <w:pBdr>
          <w:top w:val="nil"/>
          <w:left w:val="nil"/>
          <w:bottom w:val="nil"/>
          <w:right w:val="nil"/>
          <w:between w:val="nil"/>
        </w:pBdr>
        <w:spacing w:before="16" w:line="283" w:lineRule="auto"/>
        <w:ind w:left="6" w:right="55" w:firstLine="8"/>
        <w:rPr>
          <w:color w:val="000000"/>
          <w:sz w:val="24"/>
          <w:szCs w:val="24"/>
        </w:rPr>
      </w:pPr>
      <w:r>
        <w:rPr>
          <w:color w:val="000000"/>
          <w:sz w:val="24"/>
          <w:szCs w:val="24"/>
        </w:rPr>
        <w:t xml:space="preserve">appending it to the regular data being sent. Do this till someone wins the game and </w:t>
      </w:r>
      <w:proofErr w:type="gramStart"/>
      <w:r>
        <w:rPr>
          <w:color w:val="000000"/>
          <w:sz w:val="24"/>
          <w:szCs w:val="24"/>
        </w:rPr>
        <w:t>change  the</w:t>
      </w:r>
      <w:proofErr w:type="gramEnd"/>
      <w:r>
        <w:rPr>
          <w:color w:val="000000"/>
          <w:sz w:val="24"/>
          <w:szCs w:val="24"/>
        </w:rPr>
        <w:t xml:space="preserve"> players stats and close the connection</w:t>
      </w:r>
    </w:p>
    <w:sectPr w:rsidR="00B72C49">
      <w:pgSz w:w="12240" w:h="15840"/>
      <w:pgMar w:top="1425" w:right="1392" w:bottom="1735" w:left="1437"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00000043" w14:textId="77777777" w:rsidR="00B72C49" w:rsidRDefault="00000000">
      <w:pPr>
        <w:widowControl w:val="0"/>
        <w:pBdr>
          <w:top w:val="nil"/>
          <w:left w:val="nil"/>
          <w:bottom w:val="nil"/>
          <w:right w:val="nil"/>
          <w:between w:val="nil"/>
        </w:pBdr>
        <w:spacing w:line="240" w:lineRule="auto"/>
        <w:rPr>
          <w:color w:val="000000"/>
        </w:rPr>
      </w:pPr>
      <w:r>
        <w:rPr>
          <w:color w:val="000000"/>
        </w:rPr>
        <w:t>We certainly appreciate the dedication that the networking team has put into this aspect of the project. However, from a stakeholder/client perspective, the networking team's outline is simply too ambitious. The team has not correctly taken into consideration how long the proposed implementations of the system will take. Creating a dedicated server, while commendable, is extremely "overkill" and effectively "reinvents the wheel." As a client, this is a bit concerning to see. From a software engineering perspective, this outline violates the DRY (Don't Repeat Yourself) principle. For these reasons, we feel that this outline is overly ambitious and undermines the time allotted for implementing features of this scale.</w:t>
      </w:r>
    </w:p>
    <w:p w14:paraId="00000044" w14:textId="77777777" w:rsidR="00B72C49" w:rsidRDefault="00B72C49">
      <w:pPr>
        <w:widowControl w:val="0"/>
        <w:pBdr>
          <w:top w:val="nil"/>
          <w:left w:val="nil"/>
          <w:bottom w:val="nil"/>
          <w:right w:val="nil"/>
          <w:between w:val="nil"/>
        </w:pBdr>
        <w:spacing w:line="240" w:lineRule="auto"/>
        <w:rPr>
          <w:color w:val="000000"/>
        </w:rPr>
      </w:pPr>
    </w:p>
    <w:p w14:paraId="00000045" w14:textId="77777777" w:rsidR="00B72C49" w:rsidRDefault="00B72C49">
      <w:pPr>
        <w:widowControl w:val="0"/>
        <w:pBdr>
          <w:top w:val="nil"/>
          <w:left w:val="nil"/>
          <w:bottom w:val="nil"/>
          <w:right w:val="nil"/>
          <w:between w:val="nil"/>
        </w:pBdr>
        <w:spacing w:line="240" w:lineRule="auto"/>
        <w:rPr>
          <w:color w:val="000000"/>
        </w:rPr>
      </w:pPr>
    </w:p>
    <w:p w14:paraId="00000046" w14:textId="77777777" w:rsidR="00B72C49" w:rsidRDefault="00000000">
      <w:pPr>
        <w:widowControl w:val="0"/>
        <w:pBdr>
          <w:top w:val="nil"/>
          <w:left w:val="nil"/>
          <w:bottom w:val="nil"/>
          <w:right w:val="nil"/>
          <w:between w:val="nil"/>
        </w:pBdr>
        <w:spacing w:line="240" w:lineRule="auto"/>
        <w:rPr>
          <w:color w:val="000000"/>
        </w:rPr>
      </w:pPr>
      <w:r>
        <w:rPr>
          <w:color w:val="000000"/>
        </w:rPr>
        <w:t>Another major concern is that this outline implies the networking team is planning to create a server. Consider this quote from the CEO in the letter provided to the team:</w:t>
      </w:r>
    </w:p>
    <w:p w14:paraId="00000047" w14:textId="77777777" w:rsidR="00B72C49" w:rsidRDefault="00B72C49">
      <w:pPr>
        <w:widowControl w:val="0"/>
        <w:pBdr>
          <w:top w:val="nil"/>
          <w:left w:val="nil"/>
          <w:bottom w:val="nil"/>
          <w:right w:val="nil"/>
          <w:between w:val="nil"/>
        </w:pBdr>
        <w:spacing w:line="240" w:lineRule="auto"/>
        <w:rPr>
          <w:color w:val="000000"/>
        </w:rPr>
      </w:pPr>
    </w:p>
    <w:p w14:paraId="00000048" w14:textId="77777777" w:rsidR="00B72C49" w:rsidRDefault="00000000">
      <w:pPr>
        <w:widowControl w:val="0"/>
        <w:pBdr>
          <w:top w:val="nil"/>
          <w:left w:val="nil"/>
          <w:bottom w:val="nil"/>
          <w:right w:val="nil"/>
          <w:between w:val="nil"/>
        </w:pBdr>
        <w:spacing w:line="240" w:lineRule="auto"/>
        <w:rPr>
          <w:color w:val="000000"/>
        </w:rPr>
      </w:pPr>
      <w:r>
        <w:rPr>
          <w:color w:val="000000"/>
        </w:rPr>
        <w:t>"We also don’t require you to host this platform online, but your code should contain stubs where the server communication logic will reside."</w:t>
      </w:r>
    </w:p>
    <w:p w14:paraId="00000049" w14:textId="77777777" w:rsidR="00B72C49" w:rsidRDefault="00B72C49">
      <w:pPr>
        <w:widowControl w:val="0"/>
        <w:pBdr>
          <w:top w:val="nil"/>
          <w:left w:val="nil"/>
          <w:bottom w:val="nil"/>
          <w:right w:val="nil"/>
          <w:between w:val="nil"/>
        </w:pBdr>
        <w:spacing w:line="240" w:lineRule="auto"/>
        <w:rPr>
          <w:color w:val="000000"/>
        </w:rPr>
      </w:pPr>
    </w:p>
    <w:p w14:paraId="0000004A" w14:textId="77777777" w:rsidR="00B72C49" w:rsidRDefault="00000000">
      <w:pPr>
        <w:widowControl w:val="0"/>
        <w:pBdr>
          <w:top w:val="nil"/>
          <w:left w:val="nil"/>
          <w:bottom w:val="nil"/>
          <w:right w:val="nil"/>
          <w:between w:val="nil"/>
        </w:pBdr>
        <w:spacing w:line="240" w:lineRule="auto"/>
        <w:rPr>
          <w:color w:val="000000"/>
        </w:rPr>
      </w:pPr>
      <w:r>
        <w:rPr>
          <w:color w:val="000000"/>
        </w:rPr>
        <w:t>Not only is the team implying that they will not use stubs, but they are also going above and beyond by creating their own server. This goes against the wishes of the CEO. It is critical that the team listens to and respects the CEO's instructions. As a client, behavior like this from my team would be unacceptable. Remember, the CEO has a "dedicated database team." Why are these functions being implemented?</w:t>
      </w:r>
    </w:p>
  </w:comment>
  <w:comment w:id="1" w:author="Author" w:initials="A">
    <w:p w14:paraId="00000042" w14:textId="77777777" w:rsidR="00B72C49" w:rsidRDefault="00000000">
      <w:pPr>
        <w:widowControl w:val="0"/>
        <w:pBdr>
          <w:top w:val="nil"/>
          <w:left w:val="nil"/>
          <w:bottom w:val="nil"/>
          <w:right w:val="nil"/>
          <w:between w:val="nil"/>
        </w:pBdr>
        <w:spacing w:line="240" w:lineRule="auto"/>
        <w:rPr>
          <w:color w:val="000000"/>
        </w:rPr>
      </w:pPr>
      <w:r>
        <w:rPr>
          <w:color w:val="000000"/>
        </w:rPr>
        <w:t>The first four points are generally positive and assuming the team knows  alot more then SENG requires (computer networking) then it's probably achievable. The last point made about a dedicated server is problematic and far to ambitious let alone undergrad, probably even an enterprise level application.</w:t>
      </w:r>
    </w:p>
  </w:comment>
  <w:comment w:id="4" w:author="Author" w:initials="A">
    <w:p w14:paraId="0000003D" w14:textId="77777777" w:rsidR="00B72C49" w:rsidRDefault="00000000">
      <w:pPr>
        <w:widowControl w:val="0"/>
        <w:pBdr>
          <w:top w:val="nil"/>
          <w:left w:val="nil"/>
          <w:bottom w:val="nil"/>
          <w:right w:val="nil"/>
          <w:between w:val="nil"/>
        </w:pBdr>
        <w:spacing w:line="240" w:lineRule="auto"/>
        <w:rPr>
          <w:color w:val="000000"/>
        </w:rPr>
      </w:pPr>
      <w:r>
        <w:rPr>
          <w:color w:val="000000"/>
        </w:rPr>
        <w:t>Consider including matchmaking as a major aspect in networking. Preferably, have a class dedicated to handle how you would want to match players instead of loops...</w:t>
      </w:r>
    </w:p>
  </w:comment>
  <w:comment w:id="5" w:author="Author" w:initials="A">
    <w:p w14:paraId="0000003E" w14:textId="77777777" w:rsidR="00B72C49" w:rsidRDefault="00000000">
      <w:pPr>
        <w:widowControl w:val="0"/>
        <w:pBdr>
          <w:top w:val="nil"/>
          <w:left w:val="nil"/>
          <w:bottom w:val="nil"/>
          <w:right w:val="nil"/>
          <w:between w:val="nil"/>
        </w:pBdr>
        <w:spacing w:line="240" w:lineRule="auto"/>
        <w:rPr>
          <w:color w:val="000000"/>
        </w:rPr>
      </w:pPr>
      <w:r>
        <w:rPr>
          <w:color w:val="000000"/>
        </w:rPr>
        <w:t>This comment may not be fully accurate. I think they have a leaderboard and matchmaking. So They may have a dedicated class</w:t>
      </w:r>
    </w:p>
  </w:comment>
  <w:comment w:id="6" w:author="Author" w:initials="A">
    <w:p w14:paraId="0000004E" w14:textId="77777777" w:rsidR="00B72C49" w:rsidRDefault="00000000">
      <w:pPr>
        <w:widowControl w:val="0"/>
        <w:pBdr>
          <w:top w:val="nil"/>
          <w:left w:val="nil"/>
          <w:bottom w:val="nil"/>
          <w:right w:val="nil"/>
          <w:between w:val="nil"/>
        </w:pBdr>
        <w:spacing w:line="240" w:lineRule="auto"/>
        <w:rPr>
          <w:color w:val="000000"/>
        </w:rPr>
      </w:pPr>
      <w:r>
        <w:rPr>
          <w:color w:val="000000"/>
        </w:rPr>
        <w:t>Feature Proposal: </w:t>
      </w:r>
    </w:p>
    <w:p w14:paraId="0000004F" w14:textId="77777777" w:rsidR="00B72C49" w:rsidRDefault="00000000">
      <w:pPr>
        <w:widowControl w:val="0"/>
        <w:pBdr>
          <w:top w:val="nil"/>
          <w:left w:val="nil"/>
          <w:bottom w:val="nil"/>
          <w:right w:val="nil"/>
          <w:between w:val="nil"/>
        </w:pBdr>
        <w:spacing w:line="240" w:lineRule="auto"/>
        <w:rPr>
          <w:color w:val="000000"/>
        </w:rPr>
      </w:pPr>
      <w:r>
        <w:rPr>
          <w:color w:val="000000"/>
        </w:rPr>
        <w:t>Have 3 different teams  here is probably the reason why the group went a bit overkill on Networking. It would have been more productive to merge the responsibilities of the 2 other teams into the Networking team such that Backend does game logic, and Frontend GUI. This is way the Networking team doesn't have to go so unneccesarily in depth on a synchronization plan. But I will say that I now understand why they have done so much here, definitely above and beyond but a little to ambitious for SENG final project.</w:t>
      </w:r>
    </w:p>
  </w:comment>
  <w:comment w:id="7" w:author="Author" w:initials="A">
    <w:p w14:paraId="00000031" w14:textId="77777777" w:rsidR="00B72C49" w:rsidRDefault="00000000">
      <w:pPr>
        <w:widowControl w:val="0"/>
        <w:pBdr>
          <w:top w:val="nil"/>
          <w:left w:val="nil"/>
          <w:bottom w:val="nil"/>
          <w:right w:val="nil"/>
          <w:between w:val="nil"/>
        </w:pBdr>
        <w:spacing w:line="240" w:lineRule="auto"/>
        <w:rPr>
          <w:color w:val="000000"/>
        </w:rPr>
      </w:pPr>
      <w:r>
        <w:rPr>
          <w:color w:val="000000"/>
        </w:rPr>
        <w:t>Feature Proposal: </w:t>
      </w:r>
    </w:p>
    <w:p w14:paraId="00000032" w14:textId="77777777" w:rsidR="00B72C49" w:rsidRDefault="00000000">
      <w:pPr>
        <w:widowControl w:val="0"/>
        <w:pBdr>
          <w:top w:val="nil"/>
          <w:left w:val="nil"/>
          <w:bottom w:val="nil"/>
          <w:right w:val="nil"/>
          <w:between w:val="nil"/>
        </w:pBdr>
        <w:spacing w:line="240" w:lineRule="auto"/>
        <w:rPr>
          <w:color w:val="000000"/>
        </w:rPr>
      </w:pPr>
      <w:r>
        <w:rPr>
          <w:color w:val="000000"/>
        </w:rPr>
        <w:t>Perhaps the existing custom authentication system with Firebase Authentication to simplify and secure the process of user login, registration, and session management. This is much easier, probably more feasible and is used as a solution in industry</w:t>
      </w:r>
    </w:p>
  </w:comment>
  <w:comment w:id="15" w:author="Author" w:initials="A">
    <w:p w14:paraId="00000051" w14:textId="77777777" w:rsidR="00B72C49" w:rsidRDefault="00000000">
      <w:pPr>
        <w:widowControl w:val="0"/>
        <w:pBdr>
          <w:top w:val="nil"/>
          <w:left w:val="nil"/>
          <w:bottom w:val="nil"/>
          <w:right w:val="nil"/>
          <w:between w:val="nil"/>
        </w:pBdr>
        <w:spacing w:line="240" w:lineRule="auto"/>
        <w:rPr>
          <w:color w:val="000000"/>
        </w:rPr>
      </w:pPr>
      <w:r>
        <w:rPr>
          <w:color w:val="000000"/>
        </w:rPr>
        <w:t>Leaderboard should have these functions but consider only having to retrieve (send/update) after a match has concluded instead of regularly sending over the stored leaderboard data. Or am I not understanding this correctly?</w:t>
      </w:r>
    </w:p>
    <w:p w14:paraId="00000052" w14:textId="77777777" w:rsidR="00B72C49" w:rsidRDefault="00B72C49">
      <w:pPr>
        <w:widowControl w:val="0"/>
        <w:pBdr>
          <w:top w:val="nil"/>
          <w:left w:val="nil"/>
          <w:bottom w:val="nil"/>
          <w:right w:val="nil"/>
          <w:between w:val="nil"/>
        </w:pBdr>
        <w:spacing w:line="240" w:lineRule="auto"/>
        <w:rPr>
          <w:color w:val="000000"/>
        </w:rPr>
      </w:pPr>
    </w:p>
    <w:p w14:paraId="00000053" w14:textId="77777777" w:rsidR="00B72C49" w:rsidRDefault="00000000">
      <w:pPr>
        <w:widowControl w:val="0"/>
        <w:pBdr>
          <w:top w:val="nil"/>
          <w:left w:val="nil"/>
          <w:bottom w:val="nil"/>
          <w:right w:val="nil"/>
          <w:between w:val="nil"/>
        </w:pBdr>
        <w:spacing w:line="240" w:lineRule="auto"/>
        <w:rPr>
          <w:color w:val="000000"/>
        </w:rPr>
      </w:pPr>
      <w:r>
        <w:rPr>
          <w:color w:val="000000"/>
        </w:rPr>
        <w:t>Decoding is a bit excessive, why send things in byte form when it can be stored in a map?</w:t>
      </w:r>
    </w:p>
  </w:comment>
  <w:comment w:id="22" w:author="Author" w:initials="A">
    <w:p w14:paraId="00000056" w14:textId="77777777" w:rsidR="00B72C49" w:rsidRDefault="00000000">
      <w:pPr>
        <w:widowControl w:val="0"/>
        <w:pBdr>
          <w:top w:val="nil"/>
          <w:left w:val="nil"/>
          <w:bottom w:val="nil"/>
          <w:right w:val="nil"/>
          <w:between w:val="nil"/>
        </w:pBdr>
        <w:spacing w:line="240" w:lineRule="auto"/>
        <w:rPr>
          <w:color w:val="000000"/>
        </w:rPr>
      </w:pPr>
      <w:r>
        <w:rPr>
          <w:color w:val="000000"/>
        </w:rPr>
        <w:t>This didn't seem to add up to your structure diagram planning, there was no "Message" object class so make sure your diagram has that at least or edit your classes in the planning doc.</w:t>
      </w:r>
    </w:p>
  </w:comment>
  <w:comment w:id="23" w:author="Author" w:initials="A">
    <w:p w14:paraId="00000050" w14:textId="77777777" w:rsidR="00B72C49" w:rsidRDefault="00000000">
      <w:pPr>
        <w:widowControl w:val="0"/>
        <w:pBdr>
          <w:top w:val="nil"/>
          <w:left w:val="nil"/>
          <w:bottom w:val="nil"/>
          <w:right w:val="nil"/>
          <w:between w:val="nil"/>
        </w:pBdr>
        <w:spacing w:line="240" w:lineRule="auto"/>
        <w:rPr>
          <w:color w:val="000000"/>
        </w:rPr>
      </w:pPr>
      <w:r>
        <w:rPr>
          <w:color w:val="000000"/>
        </w:rPr>
        <w:t>I was going to suggest using a observer design pattern here but to be honest I think if this was a real world situation the plan to send game state over the network after every turn is pretty solid.</w:t>
      </w:r>
    </w:p>
  </w:comment>
  <w:comment w:id="24" w:author="Author" w:initials="A">
    <w:p w14:paraId="0000003F" w14:textId="77777777" w:rsidR="00B72C49" w:rsidRDefault="00000000">
      <w:pPr>
        <w:widowControl w:val="0"/>
        <w:pBdr>
          <w:top w:val="nil"/>
          <w:left w:val="nil"/>
          <w:bottom w:val="nil"/>
          <w:right w:val="nil"/>
          <w:between w:val="nil"/>
        </w:pBdr>
        <w:spacing w:line="240" w:lineRule="auto"/>
        <w:rPr>
          <w:color w:val="000000"/>
        </w:rPr>
      </w:pPr>
      <w:r>
        <w:rPr>
          <w:color w:val="000000"/>
        </w:rPr>
        <w:t>This is good but consider a termination method that checks if the conditions for termination has been met. It should be included here because it should be checked every time after a user has made a move.</w:t>
      </w:r>
    </w:p>
    <w:p w14:paraId="00000040" w14:textId="77777777" w:rsidR="00B72C49" w:rsidRDefault="00B72C49">
      <w:pPr>
        <w:widowControl w:val="0"/>
        <w:pBdr>
          <w:top w:val="nil"/>
          <w:left w:val="nil"/>
          <w:bottom w:val="nil"/>
          <w:right w:val="nil"/>
          <w:between w:val="nil"/>
        </w:pBdr>
        <w:spacing w:line="240" w:lineRule="auto"/>
        <w:rPr>
          <w:color w:val="000000"/>
        </w:rPr>
      </w:pPr>
    </w:p>
    <w:p w14:paraId="00000041" w14:textId="77777777" w:rsidR="00B72C49" w:rsidRDefault="00000000">
      <w:pPr>
        <w:widowControl w:val="0"/>
        <w:pBdr>
          <w:top w:val="nil"/>
          <w:left w:val="nil"/>
          <w:bottom w:val="nil"/>
          <w:right w:val="nil"/>
          <w:between w:val="nil"/>
        </w:pBdr>
        <w:spacing w:line="240" w:lineRule="auto"/>
        <w:rPr>
          <w:color w:val="000000"/>
        </w:rPr>
      </w:pPr>
      <w:r>
        <w:rPr>
          <w:color w:val="000000"/>
        </w:rPr>
        <w:t>For example, in a game like tictactoe, if there is a row of 3 x's o's, or the game is cat, the game will terminate.</w:t>
      </w:r>
    </w:p>
  </w:comment>
  <w:comment w:id="25" w:author="Author" w:initials="A">
    <w:p w14:paraId="00000033" w14:textId="77777777" w:rsidR="00B72C49" w:rsidRDefault="00000000">
      <w:pPr>
        <w:widowControl w:val="0"/>
        <w:pBdr>
          <w:top w:val="nil"/>
          <w:left w:val="nil"/>
          <w:bottom w:val="nil"/>
          <w:right w:val="nil"/>
          <w:between w:val="nil"/>
        </w:pBdr>
        <w:spacing w:line="240" w:lineRule="auto"/>
        <w:rPr>
          <w:color w:val="000000"/>
        </w:rPr>
      </w:pPr>
      <w:r>
        <w:rPr>
          <w:color w:val="000000"/>
        </w:rPr>
        <w:t>Using a "main loop" for all of networking function isn't the best way to do this because it's hard to maintain, not to mention the loop has to be run anytime you need to access the database (bad running time).</w:t>
      </w:r>
    </w:p>
    <w:p w14:paraId="00000034" w14:textId="77777777" w:rsidR="00B72C49" w:rsidRDefault="00B72C49">
      <w:pPr>
        <w:widowControl w:val="0"/>
        <w:pBdr>
          <w:top w:val="nil"/>
          <w:left w:val="nil"/>
          <w:bottom w:val="nil"/>
          <w:right w:val="nil"/>
          <w:between w:val="nil"/>
        </w:pBdr>
        <w:spacing w:line="240" w:lineRule="auto"/>
        <w:rPr>
          <w:color w:val="000000"/>
        </w:rPr>
      </w:pPr>
    </w:p>
    <w:p w14:paraId="00000035" w14:textId="77777777" w:rsidR="00B72C49" w:rsidRDefault="00000000">
      <w:pPr>
        <w:widowControl w:val="0"/>
        <w:pBdr>
          <w:top w:val="nil"/>
          <w:left w:val="nil"/>
          <w:bottom w:val="nil"/>
          <w:right w:val="nil"/>
          <w:between w:val="nil"/>
        </w:pBdr>
        <w:spacing w:line="240" w:lineRule="auto"/>
        <w:rPr>
          <w:color w:val="000000"/>
        </w:rPr>
      </w:pPr>
      <w:r>
        <w:rPr>
          <w:color w:val="000000"/>
        </w:rPr>
        <w:t>Consider using a singleton pattern because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14:paraId="00000036" w14:textId="77777777" w:rsidR="00B72C49" w:rsidRDefault="00B72C49">
      <w:pPr>
        <w:widowControl w:val="0"/>
        <w:pBdr>
          <w:top w:val="nil"/>
          <w:left w:val="nil"/>
          <w:bottom w:val="nil"/>
          <w:right w:val="nil"/>
          <w:between w:val="nil"/>
        </w:pBdr>
        <w:spacing w:line="240" w:lineRule="auto"/>
        <w:rPr>
          <w:color w:val="000000"/>
        </w:rPr>
      </w:pPr>
    </w:p>
    <w:p w14:paraId="00000037" w14:textId="77777777" w:rsidR="00B72C49" w:rsidRDefault="00B72C49">
      <w:pPr>
        <w:widowControl w:val="0"/>
        <w:pBdr>
          <w:top w:val="nil"/>
          <w:left w:val="nil"/>
          <w:bottom w:val="nil"/>
          <w:right w:val="nil"/>
          <w:between w:val="nil"/>
        </w:pBdr>
        <w:spacing w:line="240" w:lineRule="auto"/>
        <w:rPr>
          <w:color w:val="000000"/>
        </w:rPr>
      </w:pPr>
    </w:p>
    <w:p w14:paraId="00000038" w14:textId="77777777" w:rsidR="00B72C49" w:rsidRDefault="00000000">
      <w:pPr>
        <w:widowControl w:val="0"/>
        <w:pBdr>
          <w:top w:val="nil"/>
          <w:left w:val="nil"/>
          <w:bottom w:val="nil"/>
          <w:right w:val="nil"/>
          <w:between w:val="nil"/>
        </w:pBdr>
        <w:spacing w:line="240" w:lineRule="auto"/>
        <w:rPr>
          <w:color w:val="000000"/>
        </w:rPr>
      </w:pPr>
      <w:r>
        <w:rPr>
          <w:color w:val="000000"/>
        </w:rPr>
        <w:t>Be careful with Singleton though, you could run into issues that happen when singleton is used if you make your networking code too complicated (Race condition, test writing, etc).</w:t>
      </w:r>
    </w:p>
  </w:comment>
  <w:comment w:id="26" w:author="Author" w:initials="A">
    <w:p w14:paraId="00000039" w14:textId="77777777" w:rsidR="00B72C49" w:rsidRDefault="00000000">
      <w:pPr>
        <w:widowControl w:val="0"/>
        <w:pBdr>
          <w:top w:val="nil"/>
          <w:left w:val="nil"/>
          <w:bottom w:val="nil"/>
          <w:right w:val="nil"/>
          <w:between w:val="nil"/>
        </w:pBdr>
        <w:spacing w:line="240" w:lineRule="auto"/>
        <w:rPr>
          <w:color w:val="000000"/>
        </w:rPr>
      </w:pPr>
      <w:r>
        <w:rPr>
          <w:color w:val="000000"/>
        </w:rPr>
        <w:t>_Marked as resolved_</w:t>
      </w:r>
    </w:p>
  </w:comment>
  <w:comment w:id="27" w:author="Author" w:initials="A">
    <w:p w14:paraId="0000003A" w14:textId="77777777" w:rsidR="00B72C49" w:rsidRDefault="00000000">
      <w:pPr>
        <w:widowControl w:val="0"/>
        <w:pBdr>
          <w:top w:val="nil"/>
          <w:left w:val="nil"/>
          <w:bottom w:val="nil"/>
          <w:right w:val="nil"/>
          <w:between w:val="nil"/>
        </w:pBdr>
        <w:spacing w:line="240" w:lineRule="auto"/>
        <w:rPr>
          <w:color w:val="000000"/>
        </w:rPr>
      </w:pPr>
      <w:r>
        <w:rPr>
          <w:color w:val="000000"/>
        </w:rPr>
        <w:t>_Re-opened_</w:t>
      </w:r>
    </w:p>
  </w:comment>
  <w:comment w:id="28" w:author="Author" w:initials="A">
    <w:p w14:paraId="0000003B" w14:textId="77777777" w:rsidR="00B72C49" w:rsidRDefault="00000000">
      <w:pPr>
        <w:widowControl w:val="0"/>
        <w:pBdr>
          <w:top w:val="nil"/>
          <w:left w:val="nil"/>
          <w:bottom w:val="nil"/>
          <w:right w:val="nil"/>
          <w:between w:val="nil"/>
        </w:pBdr>
        <w:spacing w:line="240" w:lineRule="auto"/>
        <w:rPr>
          <w:color w:val="000000"/>
        </w:rPr>
      </w:pPr>
      <w:r>
        <w:rPr>
          <w:color w:val="000000"/>
        </w:rPr>
        <w:t>_Marked as resolved_</w:t>
      </w:r>
    </w:p>
  </w:comment>
  <w:comment w:id="29" w:author="Author" w:initials="A">
    <w:p w14:paraId="0000003C" w14:textId="77777777" w:rsidR="00B72C49" w:rsidRDefault="00000000">
      <w:pPr>
        <w:widowControl w:val="0"/>
        <w:pBdr>
          <w:top w:val="nil"/>
          <w:left w:val="nil"/>
          <w:bottom w:val="nil"/>
          <w:right w:val="nil"/>
          <w:between w:val="nil"/>
        </w:pBdr>
        <w:spacing w:line="240" w:lineRule="auto"/>
        <w:rPr>
          <w:color w:val="000000"/>
        </w:rPr>
      </w:pPr>
      <w:r>
        <w:rPr>
          <w:color w:val="000000"/>
        </w:rPr>
        <w:t>_Re-opened_</w:t>
      </w:r>
    </w:p>
  </w:comment>
  <w:comment w:id="30" w:author="Author" w:initials="A">
    <w:p w14:paraId="00000030" w14:textId="77777777" w:rsidR="00B72C49" w:rsidRDefault="00000000">
      <w:pPr>
        <w:widowControl w:val="0"/>
        <w:pBdr>
          <w:top w:val="nil"/>
          <w:left w:val="nil"/>
          <w:bottom w:val="nil"/>
          <w:right w:val="nil"/>
          <w:between w:val="nil"/>
        </w:pBdr>
        <w:spacing w:line="240" w:lineRule="auto"/>
        <w:rPr>
          <w:color w:val="000000"/>
        </w:rPr>
      </w:pPr>
      <w:r>
        <w:rPr>
          <w:color w:val="000000"/>
        </w:rPr>
        <w:t>Because we are using stubs and not implementing an actual database, sending data in binary really is not needed. If you decide to use a singleton or just any java application (like what I suggested in your structure planning) you can just store things in the correct data types like strings, int's, etc.</w:t>
      </w:r>
    </w:p>
  </w:comment>
  <w:comment w:id="32" w:author="Author" w:initials="A">
    <w:p w14:paraId="00000054" w14:textId="77777777" w:rsidR="00B72C49" w:rsidRDefault="00000000">
      <w:pPr>
        <w:widowControl w:val="0"/>
        <w:pBdr>
          <w:top w:val="nil"/>
          <w:left w:val="nil"/>
          <w:bottom w:val="nil"/>
          <w:right w:val="nil"/>
          <w:between w:val="nil"/>
        </w:pBdr>
        <w:spacing w:line="240" w:lineRule="auto"/>
        <w:rPr>
          <w:color w:val="000000"/>
        </w:rPr>
      </w:pPr>
      <w:r>
        <w:rPr>
          <w:color w:val="000000"/>
        </w:rPr>
        <w:t>So given the requirements of this project it probably would have been wise to lead with this. I will say that the effort to suggest your own networking protocol is commendable but it's simply to much work. Designing your own protocol is really a project in itself so it's usually wise even in industry to research a network library that works best for your project specifications.</w:t>
      </w:r>
    </w:p>
  </w:comment>
  <w:comment w:id="33" w:author="Author" w:initials="A">
    <w:p w14:paraId="00000055" w14:textId="77777777" w:rsidR="00B72C49" w:rsidRDefault="00000000">
      <w:pPr>
        <w:widowControl w:val="0"/>
        <w:pBdr>
          <w:top w:val="nil"/>
          <w:left w:val="nil"/>
          <w:bottom w:val="nil"/>
          <w:right w:val="nil"/>
          <w:between w:val="nil"/>
        </w:pBdr>
        <w:spacing w:line="240" w:lineRule="auto"/>
        <w:rPr>
          <w:color w:val="000000"/>
        </w:rPr>
      </w:pPr>
      <w:r>
        <w:rPr>
          <w:color w:val="000000"/>
        </w:rPr>
        <w:t>So for example if you want to implement TCP/UDP in java for your networking protocol then you could use performant libraries like Extasys.</w:t>
      </w:r>
    </w:p>
  </w:comment>
  <w:comment w:id="34" w:author="Author" w:initials="A">
    <w:p w14:paraId="0000004B" w14:textId="77777777" w:rsidR="00B72C49" w:rsidRDefault="00000000">
      <w:pPr>
        <w:widowControl w:val="0"/>
        <w:pBdr>
          <w:top w:val="nil"/>
          <w:left w:val="nil"/>
          <w:bottom w:val="nil"/>
          <w:right w:val="nil"/>
          <w:between w:val="nil"/>
        </w:pBdr>
        <w:spacing w:line="240" w:lineRule="auto"/>
        <w:rPr>
          <w:color w:val="000000"/>
        </w:rPr>
      </w:pPr>
      <w:r>
        <w:rPr>
          <w:color w:val="000000"/>
        </w:rPr>
        <w:t>Temporary Note: I feel like this is a little weird, like i think the networking class itself can just do all of this? What do y'all think?</w:t>
      </w:r>
    </w:p>
  </w:comment>
  <w:comment w:id="35" w:author="Author" w:initials="A">
    <w:p w14:paraId="0000004C" w14:textId="77777777" w:rsidR="00B72C49" w:rsidRDefault="00000000">
      <w:pPr>
        <w:widowControl w:val="0"/>
        <w:pBdr>
          <w:top w:val="nil"/>
          <w:left w:val="nil"/>
          <w:bottom w:val="nil"/>
          <w:right w:val="nil"/>
          <w:between w:val="nil"/>
        </w:pBdr>
        <w:spacing w:line="240" w:lineRule="auto"/>
        <w:rPr>
          <w:color w:val="000000"/>
        </w:rPr>
      </w:pPr>
      <w:r>
        <w:rPr>
          <w:color w:val="000000"/>
        </w:rPr>
        <w:t>Dealing with your servers at such a low level seems overkill, I don't know if it is for certain because Im not adequetly informed on this. However Im sure there are libraries that abstract this way.</w:t>
      </w:r>
    </w:p>
  </w:comment>
  <w:comment w:id="36" w:author="Author" w:initials="A">
    <w:p w14:paraId="0000004D" w14:textId="77777777" w:rsidR="00B72C49" w:rsidRDefault="00000000">
      <w:pPr>
        <w:widowControl w:val="0"/>
        <w:pBdr>
          <w:top w:val="nil"/>
          <w:left w:val="nil"/>
          <w:bottom w:val="nil"/>
          <w:right w:val="nil"/>
          <w:between w:val="nil"/>
        </w:pBdr>
        <w:spacing w:line="240" w:lineRule="auto"/>
        <w:rPr>
          <w:color w:val="000000"/>
        </w:rPr>
      </w:pPr>
      <w:r>
        <w:rPr>
          <w:color w:val="000000"/>
        </w:rPr>
        <w:t>This is a bit of a risk. Using so many loops will make debugging and coding difficult. Be mindful of how much time you have to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4A" w15:done="0"/>
  <w15:commentEx w15:paraId="00000042" w15:done="0"/>
  <w15:commentEx w15:paraId="0000003D" w15:done="0"/>
  <w15:commentEx w15:paraId="0000003E" w15:done="0"/>
  <w15:commentEx w15:paraId="0000004F" w15:done="0"/>
  <w15:commentEx w15:paraId="00000032" w15:done="0"/>
  <w15:commentEx w15:paraId="00000053" w15:done="0"/>
  <w15:commentEx w15:paraId="00000056" w15:done="0"/>
  <w15:commentEx w15:paraId="00000050" w15:done="0"/>
  <w15:commentEx w15:paraId="00000041" w15:done="0"/>
  <w15:commentEx w15:paraId="00000038" w15:done="0"/>
  <w15:commentEx w15:paraId="00000039" w15:done="0"/>
  <w15:commentEx w15:paraId="0000003A" w15:done="0"/>
  <w15:commentEx w15:paraId="0000003B" w15:done="0"/>
  <w15:commentEx w15:paraId="0000003C" w15:done="0"/>
  <w15:commentEx w15:paraId="00000030" w15:done="0"/>
  <w15:commentEx w15:paraId="00000054" w15:done="0"/>
  <w15:commentEx w15:paraId="00000055" w15:done="0"/>
  <w15:commentEx w15:paraId="0000004B" w15:done="0"/>
  <w15:commentEx w15:paraId="0000004C" w15:done="0"/>
  <w15:commentEx w15:paraId="000000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4A" w16cid:durableId="1F0C0491"/>
  <w16cid:commentId w16cid:paraId="00000042" w16cid:durableId="7F0D65AA"/>
  <w16cid:commentId w16cid:paraId="0000003D" w16cid:durableId="0B20EF85"/>
  <w16cid:commentId w16cid:paraId="0000003E" w16cid:durableId="1A3B16D1"/>
  <w16cid:commentId w16cid:paraId="0000004F" w16cid:durableId="2D02BFDE"/>
  <w16cid:commentId w16cid:paraId="00000032" w16cid:durableId="08A9200F"/>
  <w16cid:commentId w16cid:paraId="00000053" w16cid:durableId="144112C5"/>
  <w16cid:commentId w16cid:paraId="00000056" w16cid:durableId="53EDA0C3"/>
  <w16cid:commentId w16cid:paraId="00000050" w16cid:durableId="4F15F284"/>
  <w16cid:commentId w16cid:paraId="00000041" w16cid:durableId="7A97AA6F"/>
  <w16cid:commentId w16cid:paraId="00000038" w16cid:durableId="4138C045"/>
  <w16cid:commentId w16cid:paraId="00000039" w16cid:durableId="4CBF31AE"/>
  <w16cid:commentId w16cid:paraId="0000003A" w16cid:durableId="6D1DBF87"/>
  <w16cid:commentId w16cid:paraId="0000003B" w16cid:durableId="60A2446D"/>
  <w16cid:commentId w16cid:paraId="0000003C" w16cid:durableId="4226694B"/>
  <w16cid:commentId w16cid:paraId="00000030" w16cid:durableId="1751B5C5"/>
  <w16cid:commentId w16cid:paraId="00000054" w16cid:durableId="24B4A444"/>
  <w16cid:commentId w16cid:paraId="00000055" w16cid:durableId="306CBCD8"/>
  <w16cid:commentId w16cid:paraId="0000004B" w16cid:durableId="103DCA18"/>
  <w16cid:commentId w16cid:paraId="0000004C" w16cid:durableId="0FFD4EAB"/>
  <w16cid:commentId w16cid:paraId="0000004D" w16cid:durableId="132A80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B5605" w14:textId="77777777" w:rsidR="00852B77" w:rsidRDefault="00852B77" w:rsidP="00BA7675">
      <w:pPr>
        <w:spacing w:line="240" w:lineRule="auto"/>
      </w:pPr>
      <w:r>
        <w:separator/>
      </w:r>
    </w:p>
  </w:endnote>
  <w:endnote w:type="continuationSeparator" w:id="0">
    <w:p w14:paraId="621F7F35" w14:textId="77777777" w:rsidR="00852B77" w:rsidRDefault="00852B77" w:rsidP="00BA7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CB7CB2F3-8CD9-4431-9792-F601AC212314}"/>
    <w:embedItalic r:id="rId2" w:fontKey="{44BC9E25-C827-4C82-B7E6-78DA7984DA7E}"/>
  </w:font>
  <w:font w:name="Noto Sans Symbols">
    <w:charset w:val="00"/>
    <w:family w:val="auto"/>
    <w:pitch w:val="default"/>
    <w:embedRegular r:id="rId3" w:fontKey="{13CB21B1-80DD-430F-A3EA-E812C4C75843}"/>
  </w:font>
  <w:font w:name="Consolas">
    <w:panose1 w:val="020B0609020204030204"/>
    <w:charset w:val="00"/>
    <w:family w:val="modern"/>
    <w:pitch w:val="fixed"/>
    <w:sig w:usb0="E00006FF" w:usb1="0000FCFF" w:usb2="00000001" w:usb3="00000000" w:csb0="0000019F" w:csb1="00000000"/>
    <w:embedRegular r:id="rId4" w:fontKey="{C75DBC97-9BD9-4C15-8144-9B986B9DF73F}"/>
  </w:font>
  <w:font w:name="Calibri">
    <w:panose1 w:val="020F0502020204030204"/>
    <w:charset w:val="00"/>
    <w:family w:val="swiss"/>
    <w:pitch w:val="variable"/>
    <w:sig w:usb0="E4002EFF" w:usb1="C200247B" w:usb2="00000009" w:usb3="00000000" w:csb0="000001FF" w:csb1="00000000"/>
    <w:embedRegular r:id="rId5" w:fontKey="{E2C6DC52-A971-4BE8-99E2-05861C6AC384}"/>
  </w:font>
  <w:font w:name="Cambria">
    <w:panose1 w:val="02040503050406030204"/>
    <w:charset w:val="00"/>
    <w:family w:val="roman"/>
    <w:pitch w:val="variable"/>
    <w:sig w:usb0="E00006FF" w:usb1="420024FF" w:usb2="02000000" w:usb3="00000000" w:csb0="0000019F" w:csb1="00000000"/>
    <w:embedRegular r:id="rId6" w:fontKey="{98589984-545B-402A-92E0-CDCDAE3C13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69D15" w14:textId="77777777" w:rsidR="00852B77" w:rsidRDefault="00852B77" w:rsidP="00BA7675">
      <w:pPr>
        <w:spacing w:line="240" w:lineRule="auto"/>
      </w:pPr>
      <w:r>
        <w:separator/>
      </w:r>
    </w:p>
  </w:footnote>
  <w:footnote w:type="continuationSeparator" w:id="0">
    <w:p w14:paraId="62C59522" w14:textId="77777777" w:rsidR="00852B77" w:rsidRDefault="00852B77" w:rsidP="00BA767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C49"/>
    <w:rsid w:val="007933E9"/>
    <w:rsid w:val="00852B77"/>
    <w:rsid w:val="00B72C49"/>
    <w:rsid w:val="00BA7675"/>
    <w:rsid w:val="00E74C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A7675"/>
    <w:pPr>
      <w:tabs>
        <w:tab w:val="center" w:pos="4680"/>
        <w:tab w:val="right" w:pos="9360"/>
      </w:tabs>
      <w:spacing w:line="240" w:lineRule="auto"/>
    </w:pPr>
  </w:style>
  <w:style w:type="character" w:customStyle="1" w:styleId="HeaderChar">
    <w:name w:val="Header Char"/>
    <w:basedOn w:val="DefaultParagraphFont"/>
    <w:link w:val="Header"/>
    <w:uiPriority w:val="99"/>
    <w:rsid w:val="00BA7675"/>
  </w:style>
  <w:style w:type="paragraph" w:styleId="Footer">
    <w:name w:val="footer"/>
    <w:basedOn w:val="Normal"/>
    <w:link w:val="FooterChar"/>
    <w:uiPriority w:val="99"/>
    <w:unhideWhenUsed/>
    <w:rsid w:val="00BA7675"/>
    <w:pPr>
      <w:tabs>
        <w:tab w:val="center" w:pos="4680"/>
        <w:tab w:val="right" w:pos="9360"/>
      </w:tabs>
      <w:spacing w:line="240" w:lineRule="auto"/>
    </w:pPr>
  </w:style>
  <w:style w:type="character" w:customStyle="1" w:styleId="FooterChar">
    <w:name w:val="Footer Char"/>
    <w:basedOn w:val="DefaultParagraphFont"/>
    <w:link w:val="Footer"/>
    <w:uiPriority w:val="99"/>
    <w:rsid w:val="00BA7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1372</Words>
  <Characters>6234</Characters>
  <Application>Microsoft Office Word</Application>
  <DocSecurity>0</DocSecurity>
  <Lines>109</Lines>
  <Paragraphs>58</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2024-11-15T22:37:00Z</dcterms:created>
  <dcterms:modified xsi:type="dcterms:W3CDTF">2024-11-15T22:38:00Z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9f4d8dd7e8bee98e8f3b89f1e9e4004c2a9a4d2215343a590e389c32edd0fa70</vt:lpwstr>
  </property>
</Properties>
</file>