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32F71C" w14:textId="77777777" w:rsidR="002A6E49" w:rsidRDefault="002A6E49" w:rsidP="002A6E49">
      <w:pPr>
        <w:spacing w:after="220"/>
        <w:rPr>
          <w:sz w:val="17"/>
          <w:szCs w:val="17"/>
        </w:rPr>
      </w:pPr>
      <w:r>
        <w:rPr>
          <w:color w:val="13284B"/>
          <w:sz w:val="39"/>
          <w:szCs w:val="39"/>
        </w:rPr>
        <w:t>Planning Document Review</w:t>
      </w:r>
      <w:r>
        <w:pict w14:anchorId="3BEA8667">
          <v:rect id="_x0000_i1027" style="width:0;height:1.5pt" o:hralign="center" o:hrstd="t" o:hr="t" fillcolor="#a0a0a0" stroked="f"/>
        </w:pict>
      </w:r>
    </w:p>
    <w:p w14:paraId="513EB0E8" w14:textId="77777777" w:rsidR="002A6E49" w:rsidRDefault="002A6E49" w:rsidP="002A6E49">
      <w:pPr>
        <w:rPr>
          <w:b/>
          <w:color w:val="3F6CAF"/>
          <w:sz w:val="24"/>
          <w:szCs w:val="24"/>
        </w:rPr>
      </w:pPr>
      <w:r>
        <w:rPr>
          <w:b/>
          <w:color w:val="3F6CAF"/>
          <w:sz w:val="24"/>
          <w:szCs w:val="24"/>
        </w:rPr>
        <w:t>1. Identification of Timing Issues</w:t>
      </w:r>
    </w:p>
    <w:p w14:paraId="6D1595E9" w14:textId="77777777" w:rsidR="002A6E49" w:rsidRDefault="002A6E49" w:rsidP="002A6E49">
      <w:pPr>
        <w:rPr>
          <w:b/>
          <w:color w:val="3F6CAF"/>
          <w:sz w:val="18"/>
          <w:szCs w:val="18"/>
        </w:rPr>
      </w:pPr>
      <w:r>
        <w:rPr>
          <w:b/>
          <w:color w:val="3F6CAF"/>
          <w:sz w:val="18"/>
          <w:szCs w:val="18"/>
        </w:rPr>
        <w:t>1.1 Review of Planned Timeline and Milestones</w:t>
      </w:r>
    </w:p>
    <w:p w14:paraId="7024FF7B" w14:textId="77777777" w:rsidR="002A6E49" w:rsidRDefault="002A6E49" w:rsidP="002A6E49">
      <w:pPr>
        <w:rPr>
          <w:b/>
          <w:color w:val="3F6CAF"/>
          <w:sz w:val="17"/>
          <w:szCs w:val="17"/>
        </w:rPr>
      </w:pPr>
    </w:p>
    <w:p w14:paraId="566A0AFE" w14:textId="77777777" w:rsidR="002A6E49" w:rsidRDefault="002A6E49" w:rsidP="002A6E49">
      <w:pPr>
        <w:rPr>
          <w:color w:val="13284B"/>
          <w:sz w:val="17"/>
          <w:szCs w:val="17"/>
        </w:rPr>
      </w:pPr>
      <w:r>
        <w:rPr>
          <w:color w:val="13284B"/>
          <w:sz w:val="17"/>
          <w:szCs w:val="17"/>
        </w:rPr>
        <w:t>Use the table below to document and assess each task’s timeline based on the Planning Document:</w:t>
      </w:r>
    </w:p>
    <w:tbl>
      <w:tblPr>
        <w:tblW w:w="9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20"/>
        <w:gridCol w:w="2955"/>
        <w:gridCol w:w="3210"/>
      </w:tblGrid>
      <w:tr w:rsidR="002A6E49" w14:paraId="717E2846" w14:textId="77777777" w:rsidTr="00CD0A39">
        <w:trPr>
          <w:trHeight w:val="465"/>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D348F1C" w14:textId="77777777" w:rsidR="002A6E49" w:rsidRDefault="002A6E49" w:rsidP="00CD0A39">
            <w:pPr>
              <w:jc w:val="center"/>
              <w:rPr>
                <w:color w:val="13284B"/>
                <w:sz w:val="17"/>
                <w:szCs w:val="17"/>
              </w:rPr>
            </w:pPr>
            <w:r>
              <w:rPr>
                <w:color w:val="13284B"/>
                <w:sz w:val="17"/>
                <w:szCs w:val="17"/>
              </w:rPr>
              <w:t>Task Description</w:t>
            </w:r>
          </w:p>
        </w:tc>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4630109" w14:textId="77777777" w:rsidR="002A6E49" w:rsidRDefault="002A6E49" w:rsidP="00CD0A39">
            <w:pPr>
              <w:jc w:val="center"/>
              <w:rPr>
                <w:color w:val="13284B"/>
                <w:sz w:val="17"/>
                <w:szCs w:val="17"/>
              </w:rPr>
            </w:pPr>
            <w:r>
              <w:rPr>
                <w:color w:val="13284B"/>
                <w:sz w:val="17"/>
                <w:szCs w:val="17"/>
              </w:rPr>
              <w:t>Planned Start</w:t>
            </w:r>
          </w:p>
        </w:tc>
        <w:tc>
          <w:tcPr>
            <w:tcW w:w="32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52B8446" w14:textId="77777777" w:rsidR="002A6E49" w:rsidRDefault="002A6E49" w:rsidP="00CD0A39">
            <w:pPr>
              <w:jc w:val="center"/>
              <w:rPr>
                <w:color w:val="13284B"/>
                <w:sz w:val="17"/>
                <w:szCs w:val="17"/>
              </w:rPr>
            </w:pPr>
            <w:r>
              <w:rPr>
                <w:color w:val="13284B"/>
                <w:sz w:val="17"/>
                <w:szCs w:val="17"/>
              </w:rPr>
              <w:t>Planned End</w:t>
            </w:r>
          </w:p>
        </w:tc>
      </w:tr>
      <w:tr w:rsidR="002A6E49" w14:paraId="72B60D99" w14:textId="77777777" w:rsidTr="00CD0A39">
        <w:trPr>
          <w:trHeight w:val="840"/>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FDC0423" w14:textId="77777777" w:rsidR="002A6E49" w:rsidRDefault="002A6E49" w:rsidP="00CD0A39">
            <w:pPr>
              <w:jc w:val="center"/>
              <w:rPr>
                <w:color w:val="13284B"/>
                <w:sz w:val="17"/>
                <w:szCs w:val="17"/>
              </w:rPr>
            </w:pPr>
            <w:r>
              <w:rPr>
                <w:color w:val="13284B"/>
                <w:sz w:val="17"/>
                <w:szCs w:val="17"/>
              </w:rPr>
              <w:t>Initial Class Code Implementation</w:t>
            </w:r>
          </w:p>
        </w:tc>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6976C30" w14:textId="77777777" w:rsidR="002A6E49" w:rsidRDefault="002A6E49" w:rsidP="00CD0A39">
            <w:pPr>
              <w:jc w:val="center"/>
              <w:rPr>
                <w:color w:val="13284B"/>
                <w:sz w:val="17"/>
                <w:szCs w:val="17"/>
              </w:rPr>
            </w:pPr>
            <w:r>
              <w:rPr>
                <w:color w:val="13284B"/>
                <w:sz w:val="17"/>
                <w:szCs w:val="17"/>
              </w:rPr>
              <w:t>Nov 7</w:t>
            </w:r>
          </w:p>
        </w:tc>
        <w:tc>
          <w:tcPr>
            <w:tcW w:w="32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A1E2D20" w14:textId="77777777" w:rsidR="002A6E49" w:rsidRDefault="002A6E49" w:rsidP="00CD0A39">
            <w:pPr>
              <w:jc w:val="center"/>
              <w:rPr>
                <w:color w:val="13284B"/>
                <w:sz w:val="17"/>
                <w:szCs w:val="17"/>
              </w:rPr>
            </w:pPr>
            <w:r>
              <w:rPr>
                <w:color w:val="13284B"/>
                <w:sz w:val="17"/>
                <w:szCs w:val="17"/>
              </w:rPr>
              <w:t>Nov 8</w:t>
            </w:r>
          </w:p>
        </w:tc>
      </w:tr>
      <w:tr w:rsidR="002A6E49" w14:paraId="5F27997B" w14:textId="77777777" w:rsidTr="00CD0A39">
        <w:trPr>
          <w:trHeight w:val="1020"/>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D3492DA" w14:textId="77777777" w:rsidR="002A6E49" w:rsidRDefault="002A6E49" w:rsidP="00CD0A39">
            <w:pPr>
              <w:jc w:val="center"/>
              <w:rPr>
                <w:color w:val="13284B"/>
                <w:sz w:val="17"/>
                <w:szCs w:val="17"/>
              </w:rPr>
            </w:pPr>
            <w:r>
              <w:rPr>
                <w:color w:val="13284B"/>
                <w:sz w:val="17"/>
                <w:szCs w:val="17"/>
              </w:rPr>
              <w:t>Test Class Creation (Reading Week)</w:t>
            </w:r>
          </w:p>
        </w:tc>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4F2A12A" w14:textId="77777777" w:rsidR="002A6E49" w:rsidRDefault="002A6E49" w:rsidP="00CD0A39">
            <w:pPr>
              <w:jc w:val="center"/>
              <w:rPr>
                <w:color w:val="13284B"/>
                <w:sz w:val="17"/>
                <w:szCs w:val="17"/>
              </w:rPr>
            </w:pPr>
            <w:r>
              <w:rPr>
                <w:color w:val="13284B"/>
                <w:sz w:val="17"/>
                <w:szCs w:val="17"/>
              </w:rPr>
              <w:t>Nov 11</w:t>
            </w:r>
          </w:p>
        </w:tc>
        <w:tc>
          <w:tcPr>
            <w:tcW w:w="32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B1DBEA6" w14:textId="77777777" w:rsidR="002A6E49" w:rsidRDefault="002A6E49" w:rsidP="00CD0A39">
            <w:pPr>
              <w:jc w:val="center"/>
              <w:rPr>
                <w:color w:val="13284B"/>
                <w:sz w:val="17"/>
                <w:szCs w:val="17"/>
              </w:rPr>
            </w:pPr>
            <w:r>
              <w:rPr>
                <w:color w:val="13284B"/>
                <w:sz w:val="17"/>
                <w:szCs w:val="17"/>
              </w:rPr>
              <w:t>Nov 17</w:t>
            </w:r>
          </w:p>
        </w:tc>
      </w:tr>
      <w:tr w:rsidR="002A6E49" w14:paraId="0104F582" w14:textId="77777777" w:rsidTr="00CD0A39">
        <w:trPr>
          <w:trHeight w:val="1020"/>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D37DFD9" w14:textId="77777777" w:rsidR="002A6E49" w:rsidRDefault="002A6E49" w:rsidP="00CD0A39">
            <w:pPr>
              <w:jc w:val="center"/>
              <w:rPr>
                <w:color w:val="13284B"/>
                <w:sz w:val="17"/>
                <w:szCs w:val="17"/>
              </w:rPr>
            </w:pPr>
            <w:r>
              <w:rPr>
                <w:color w:val="13284B"/>
                <w:sz w:val="17"/>
                <w:szCs w:val="17"/>
              </w:rPr>
              <w:t>Completion of Initial Code</w:t>
            </w:r>
          </w:p>
        </w:tc>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3934B58" w14:textId="77777777" w:rsidR="002A6E49" w:rsidRDefault="002A6E49" w:rsidP="00CD0A39">
            <w:pPr>
              <w:jc w:val="center"/>
              <w:rPr>
                <w:color w:val="13284B"/>
                <w:sz w:val="17"/>
                <w:szCs w:val="17"/>
              </w:rPr>
            </w:pPr>
            <w:r>
              <w:rPr>
                <w:color w:val="13284B"/>
                <w:sz w:val="17"/>
                <w:szCs w:val="17"/>
              </w:rPr>
              <w:t>Nov 18</w:t>
            </w:r>
          </w:p>
        </w:tc>
        <w:tc>
          <w:tcPr>
            <w:tcW w:w="32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4BE3BB2" w14:textId="77777777" w:rsidR="002A6E49" w:rsidRDefault="002A6E49" w:rsidP="00CD0A39">
            <w:pPr>
              <w:jc w:val="center"/>
              <w:rPr>
                <w:color w:val="13284B"/>
                <w:sz w:val="17"/>
                <w:szCs w:val="17"/>
              </w:rPr>
            </w:pPr>
            <w:r>
              <w:rPr>
                <w:color w:val="13284B"/>
                <w:sz w:val="17"/>
                <w:szCs w:val="17"/>
              </w:rPr>
              <w:t>Nov 24</w:t>
            </w:r>
          </w:p>
        </w:tc>
      </w:tr>
      <w:tr w:rsidR="002A6E49" w14:paraId="7E7F704C" w14:textId="77777777" w:rsidTr="00CD0A39">
        <w:trPr>
          <w:trHeight w:val="1020"/>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64B2789" w14:textId="77777777" w:rsidR="002A6E49" w:rsidRDefault="002A6E49" w:rsidP="00CD0A39">
            <w:pPr>
              <w:jc w:val="center"/>
              <w:rPr>
                <w:color w:val="13284B"/>
                <w:sz w:val="17"/>
                <w:szCs w:val="17"/>
              </w:rPr>
            </w:pPr>
            <w:r>
              <w:rPr>
                <w:color w:val="13284B"/>
                <w:sz w:val="17"/>
                <w:szCs w:val="17"/>
              </w:rPr>
              <w:t>Final Code &amp; Test Completion</w:t>
            </w:r>
          </w:p>
        </w:tc>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C388C28" w14:textId="77777777" w:rsidR="002A6E49" w:rsidRDefault="002A6E49" w:rsidP="00CD0A39">
            <w:pPr>
              <w:jc w:val="center"/>
              <w:rPr>
                <w:color w:val="13284B"/>
                <w:sz w:val="17"/>
                <w:szCs w:val="17"/>
              </w:rPr>
            </w:pPr>
            <w:r>
              <w:rPr>
                <w:color w:val="13284B"/>
                <w:sz w:val="17"/>
                <w:szCs w:val="17"/>
              </w:rPr>
              <w:t>-</w:t>
            </w:r>
          </w:p>
        </w:tc>
        <w:tc>
          <w:tcPr>
            <w:tcW w:w="32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065DA96" w14:textId="77777777" w:rsidR="002A6E49" w:rsidRDefault="002A6E49" w:rsidP="00CD0A39">
            <w:pPr>
              <w:jc w:val="center"/>
              <w:rPr>
                <w:color w:val="13284B"/>
                <w:sz w:val="17"/>
                <w:szCs w:val="17"/>
              </w:rPr>
            </w:pPr>
            <w:r>
              <w:rPr>
                <w:color w:val="13284B"/>
                <w:sz w:val="17"/>
                <w:szCs w:val="17"/>
              </w:rPr>
              <w:t>Nov 30</w:t>
            </w:r>
          </w:p>
        </w:tc>
      </w:tr>
      <w:tr w:rsidR="002A6E49" w14:paraId="05E8B67B" w14:textId="77777777" w:rsidTr="00CD0A39">
        <w:trPr>
          <w:trHeight w:val="1020"/>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A042292" w14:textId="77777777" w:rsidR="002A6E49" w:rsidRDefault="002A6E49" w:rsidP="00CD0A39">
            <w:pPr>
              <w:jc w:val="center"/>
              <w:rPr>
                <w:color w:val="13284B"/>
                <w:sz w:val="17"/>
                <w:szCs w:val="17"/>
              </w:rPr>
            </w:pPr>
            <w:r>
              <w:rPr>
                <w:color w:val="13284B"/>
                <w:sz w:val="17"/>
                <w:szCs w:val="17"/>
              </w:rPr>
              <w:t>Bug &amp; Design Review</w:t>
            </w:r>
          </w:p>
        </w:tc>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BAF2AC3" w14:textId="77777777" w:rsidR="002A6E49" w:rsidRDefault="002A6E49" w:rsidP="00CD0A39">
            <w:pPr>
              <w:jc w:val="center"/>
              <w:rPr>
                <w:color w:val="13284B"/>
                <w:sz w:val="17"/>
                <w:szCs w:val="17"/>
              </w:rPr>
            </w:pPr>
            <w:r>
              <w:rPr>
                <w:color w:val="13284B"/>
                <w:sz w:val="17"/>
                <w:szCs w:val="17"/>
              </w:rPr>
              <w:t>Dec 2</w:t>
            </w:r>
          </w:p>
        </w:tc>
        <w:tc>
          <w:tcPr>
            <w:tcW w:w="32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A0827B8" w14:textId="77777777" w:rsidR="002A6E49" w:rsidRDefault="002A6E49" w:rsidP="00CD0A39">
            <w:pPr>
              <w:jc w:val="center"/>
              <w:rPr>
                <w:color w:val="13284B"/>
                <w:sz w:val="17"/>
                <w:szCs w:val="17"/>
              </w:rPr>
            </w:pPr>
            <w:r>
              <w:rPr>
                <w:color w:val="13284B"/>
                <w:sz w:val="17"/>
                <w:szCs w:val="17"/>
              </w:rPr>
              <w:t>Dec 6</w:t>
            </w:r>
          </w:p>
        </w:tc>
      </w:tr>
    </w:tbl>
    <w:p w14:paraId="4BAD5118" w14:textId="77777777" w:rsidR="002A6E49" w:rsidRDefault="002A6E49" w:rsidP="002A6E49">
      <w:pPr>
        <w:rPr>
          <w:color w:val="13284B"/>
          <w:sz w:val="17"/>
          <w:szCs w:val="17"/>
        </w:rPr>
      </w:pPr>
    </w:p>
    <w:p w14:paraId="530CD956" w14:textId="77777777" w:rsidR="002A6E49" w:rsidRDefault="002A6E49" w:rsidP="002A6E49">
      <w:pPr>
        <w:rPr>
          <w:b/>
          <w:color w:val="3F6CAF"/>
          <w:sz w:val="17"/>
          <w:szCs w:val="17"/>
        </w:rPr>
      </w:pPr>
    </w:p>
    <w:p w14:paraId="2EFAAD5B" w14:textId="77777777" w:rsidR="002A6E49" w:rsidRDefault="002A6E49" w:rsidP="002A6E49">
      <w:pPr>
        <w:rPr>
          <w:b/>
          <w:color w:val="3F6CAF"/>
          <w:sz w:val="18"/>
          <w:szCs w:val="18"/>
        </w:rPr>
      </w:pPr>
      <w:r>
        <w:rPr>
          <w:b/>
          <w:color w:val="3F6CAF"/>
          <w:sz w:val="18"/>
          <w:szCs w:val="18"/>
        </w:rPr>
        <w:t>1.2 Timing Issues</w:t>
      </w:r>
    </w:p>
    <w:p w14:paraId="61D95239" w14:textId="77777777" w:rsidR="002A6E49" w:rsidRDefault="002A6E49" w:rsidP="002A6E49">
      <w:pPr>
        <w:rPr>
          <w:b/>
          <w:color w:val="3F6CAF"/>
          <w:sz w:val="17"/>
          <w:szCs w:val="17"/>
        </w:rPr>
      </w:pPr>
    </w:p>
    <w:p w14:paraId="69345090" w14:textId="77777777" w:rsidR="002A6E49" w:rsidRDefault="002A6E49" w:rsidP="002A6E49">
      <w:pPr>
        <w:numPr>
          <w:ilvl w:val="0"/>
          <w:numId w:val="4"/>
        </w:numPr>
        <w:spacing w:after="0" w:line="360" w:lineRule="auto"/>
        <w:rPr>
          <w:sz w:val="18"/>
          <w:szCs w:val="18"/>
        </w:rPr>
      </w:pPr>
      <w:r>
        <w:rPr>
          <w:sz w:val="18"/>
          <w:szCs w:val="18"/>
        </w:rPr>
        <w:t>Missed Milestones (Feedback):</w:t>
      </w:r>
    </w:p>
    <w:p w14:paraId="170387D2" w14:textId="77777777" w:rsidR="002A6E49" w:rsidRDefault="002A6E49" w:rsidP="002A6E49">
      <w:pPr>
        <w:numPr>
          <w:ilvl w:val="1"/>
          <w:numId w:val="4"/>
        </w:numPr>
        <w:spacing w:after="0" w:line="360" w:lineRule="auto"/>
        <w:rPr>
          <w:sz w:val="18"/>
          <w:szCs w:val="18"/>
        </w:rPr>
      </w:pPr>
      <w:r>
        <w:rPr>
          <w:sz w:val="18"/>
          <w:szCs w:val="18"/>
        </w:rPr>
        <w:t>The team did not allocate time to gather and consider feedback from other groups, missing a key opportunity to refine the project’s direction.</w:t>
      </w:r>
    </w:p>
    <w:p w14:paraId="7D7E3F27" w14:textId="77777777" w:rsidR="002A6E49" w:rsidRDefault="002A6E49" w:rsidP="002A6E49">
      <w:pPr>
        <w:numPr>
          <w:ilvl w:val="0"/>
          <w:numId w:val="4"/>
        </w:numPr>
        <w:spacing w:after="0" w:line="360" w:lineRule="auto"/>
        <w:rPr>
          <w:sz w:val="18"/>
          <w:szCs w:val="18"/>
        </w:rPr>
      </w:pPr>
      <w:r>
        <w:rPr>
          <w:sz w:val="18"/>
          <w:szCs w:val="18"/>
        </w:rPr>
        <w:t>Missed Milestones (Code Integration):</w:t>
      </w:r>
    </w:p>
    <w:p w14:paraId="6F49C063" w14:textId="77777777" w:rsidR="002A6E49" w:rsidRDefault="002A6E49" w:rsidP="002A6E49">
      <w:pPr>
        <w:numPr>
          <w:ilvl w:val="1"/>
          <w:numId w:val="4"/>
        </w:numPr>
        <w:spacing w:after="0" w:line="360" w:lineRule="auto"/>
        <w:rPr>
          <w:sz w:val="18"/>
          <w:szCs w:val="18"/>
        </w:rPr>
      </w:pPr>
      <w:r>
        <w:rPr>
          <w:sz w:val="18"/>
          <w:szCs w:val="18"/>
        </w:rPr>
        <w:t>There is no indication of planned code integration or communication between the front-end and back-end development teams, which is essential for aligning the project components.</w:t>
      </w:r>
    </w:p>
    <w:p w14:paraId="7B6694AA" w14:textId="77777777" w:rsidR="002A6E49" w:rsidRDefault="002A6E49" w:rsidP="002A6E49">
      <w:pPr>
        <w:numPr>
          <w:ilvl w:val="0"/>
          <w:numId w:val="4"/>
        </w:numPr>
        <w:spacing w:after="0" w:line="360" w:lineRule="auto"/>
        <w:rPr>
          <w:sz w:val="18"/>
          <w:szCs w:val="18"/>
        </w:rPr>
      </w:pPr>
      <w:r>
        <w:rPr>
          <w:sz w:val="18"/>
          <w:szCs w:val="18"/>
        </w:rPr>
        <w:t>Unrealistic Deadlines:</w:t>
      </w:r>
    </w:p>
    <w:p w14:paraId="296243F5" w14:textId="77777777" w:rsidR="002A6E49" w:rsidRDefault="002A6E49" w:rsidP="002A6E49">
      <w:pPr>
        <w:numPr>
          <w:ilvl w:val="1"/>
          <w:numId w:val="4"/>
        </w:numPr>
        <w:spacing w:after="0" w:line="360" w:lineRule="auto"/>
        <w:rPr>
          <w:sz w:val="18"/>
          <w:szCs w:val="18"/>
        </w:rPr>
      </w:pPr>
      <w:r>
        <w:rPr>
          <w:sz w:val="18"/>
          <w:szCs w:val="18"/>
        </w:rPr>
        <w:lastRenderedPageBreak/>
        <w:t>Bug testing and design review are scheduled too close to the final deadline, leaving insufficient time for proper issue resolution.</w:t>
      </w:r>
    </w:p>
    <w:p w14:paraId="39D5CDC5" w14:textId="77777777" w:rsidR="002A6E49" w:rsidRDefault="002A6E49" w:rsidP="002A6E49">
      <w:pPr>
        <w:numPr>
          <w:ilvl w:val="0"/>
          <w:numId w:val="4"/>
        </w:numPr>
        <w:spacing w:after="0" w:line="360" w:lineRule="auto"/>
        <w:rPr>
          <w:sz w:val="18"/>
          <w:szCs w:val="18"/>
        </w:rPr>
      </w:pPr>
      <w:r>
        <w:rPr>
          <w:sz w:val="18"/>
          <w:szCs w:val="18"/>
        </w:rPr>
        <w:t>Task Dependencies:</w:t>
      </w:r>
    </w:p>
    <w:p w14:paraId="5A43C825" w14:textId="77777777" w:rsidR="002A6E49" w:rsidRDefault="002A6E49" w:rsidP="002A6E49">
      <w:pPr>
        <w:numPr>
          <w:ilvl w:val="1"/>
          <w:numId w:val="4"/>
        </w:numPr>
        <w:spacing w:line="360" w:lineRule="auto"/>
        <w:rPr>
          <w:sz w:val="18"/>
          <w:szCs w:val="18"/>
        </w:rPr>
      </w:pPr>
      <w:r>
        <w:rPr>
          <w:sz w:val="18"/>
          <w:szCs w:val="18"/>
        </w:rPr>
        <w:t>The front-end team requires input from the authentication team to complete the login/registration page by November 20. Any delay in this data handoff could hinder the front-end team’s progress and push back the timeline.</w:t>
      </w:r>
    </w:p>
    <w:p w14:paraId="75621B84" w14:textId="77777777" w:rsidR="002A6E49" w:rsidRDefault="002A6E49" w:rsidP="002A6E49">
      <w:pPr>
        <w:spacing w:line="360" w:lineRule="auto"/>
        <w:rPr>
          <w:b/>
          <w:color w:val="3F6CAF"/>
          <w:sz w:val="24"/>
          <w:szCs w:val="24"/>
        </w:rPr>
      </w:pPr>
      <w:r>
        <w:rPr>
          <w:b/>
          <w:color w:val="3F6CAF"/>
          <w:sz w:val="24"/>
          <w:szCs w:val="24"/>
        </w:rPr>
        <w:t>2. Highlighting Potential Risks</w:t>
      </w:r>
    </w:p>
    <w:p w14:paraId="4FC67C41" w14:textId="77777777" w:rsidR="002A6E49" w:rsidRDefault="002A6E49" w:rsidP="002A6E49">
      <w:pPr>
        <w:rPr>
          <w:b/>
          <w:color w:val="3F6CAF"/>
          <w:sz w:val="18"/>
          <w:szCs w:val="18"/>
        </w:rPr>
      </w:pPr>
      <w:r>
        <w:rPr>
          <w:b/>
          <w:color w:val="3F6CAF"/>
          <w:sz w:val="18"/>
          <w:szCs w:val="18"/>
        </w:rPr>
        <w:t>2.1 Key Risks Impacting Completion</w:t>
      </w:r>
    </w:p>
    <w:p w14:paraId="0C99B9A2" w14:textId="77777777" w:rsidR="002A6E49" w:rsidRDefault="002A6E49" w:rsidP="002A6E49">
      <w:pPr>
        <w:numPr>
          <w:ilvl w:val="0"/>
          <w:numId w:val="3"/>
        </w:numPr>
        <w:spacing w:after="0" w:line="360" w:lineRule="auto"/>
        <w:rPr>
          <w:sz w:val="18"/>
          <w:szCs w:val="18"/>
        </w:rPr>
      </w:pPr>
      <w:r>
        <w:rPr>
          <w:sz w:val="18"/>
          <w:szCs w:val="18"/>
        </w:rPr>
        <w:t xml:space="preserve">Missing the milestone of integrating external feedback could lead to a misalignment between project requirements and actual implementation. Without incorporating suggestions from other groups early on, the project may overlook key requirements or necessary adjustments, impacting its final quality and user satisfaction. </w:t>
      </w:r>
    </w:p>
    <w:p w14:paraId="00734489" w14:textId="77777777" w:rsidR="002A6E49" w:rsidRDefault="002A6E49" w:rsidP="002A6E49">
      <w:pPr>
        <w:numPr>
          <w:ilvl w:val="0"/>
          <w:numId w:val="3"/>
        </w:numPr>
        <w:spacing w:after="0" w:line="360" w:lineRule="auto"/>
        <w:rPr>
          <w:sz w:val="18"/>
          <w:szCs w:val="18"/>
        </w:rPr>
      </w:pPr>
      <w:r>
        <w:rPr>
          <w:sz w:val="18"/>
          <w:szCs w:val="18"/>
        </w:rPr>
        <w:t>The lack of planned coordination between the front-end and back-end teams can result in inconsistent features or integration issues. Without regular check-ins and updates, different components of the project might not align properly, creating delays and requiring additional time to create test cases and identify issues if present.</w:t>
      </w:r>
    </w:p>
    <w:p w14:paraId="6118F696" w14:textId="77777777" w:rsidR="002A6E49" w:rsidRDefault="002A6E49" w:rsidP="002A6E49">
      <w:pPr>
        <w:numPr>
          <w:ilvl w:val="0"/>
          <w:numId w:val="3"/>
        </w:numPr>
        <w:spacing w:after="0" w:line="360" w:lineRule="auto"/>
        <w:rPr>
          <w:sz w:val="18"/>
          <w:szCs w:val="18"/>
        </w:rPr>
      </w:pPr>
      <w:r>
        <w:rPr>
          <w:sz w:val="18"/>
          <w:szCs w:val="18"/>
        </w:rPr>
        <w:t>Conducting bug testing and design review right before the final deadline is a high-risk strategy. This tight schedule increases the chance of unresolved issues in the final product. Allocating more time for testing earlier on in the timeline would have been a better approach to help mitigate any risks.</w:t>
      </w:r>
    </w:p>
    <w:p w14:paraId="15B8C8E4" w14:textId="77777777" w:rsidR="002A6E49" w:rsidRDefault="002A6E49" w:rsidP="002A6E49">
      <w:pPr>
        <w:numPr>
          <w:ilvl w:val="0"/>
          <w:numId w:val="3"/>
        </w:numPr>
        <w:spacing w:line="360" w:lineRule="auto"/>
        <w:rPr>
          <w:sz w:val="18"/>
          <w:szCs w:val="18"/>
        </w:rPr>
      </w:pPr>
      <w:r>
        <w:rPr>
          <w:sz w:val="18"/>
          <w:szCs w:val="18"/>
        </w:rPr>
        <w:t>The strong dependency between the front-end and authentication teams creates a potential stoppage. If the authentication team cannot provide the necessary data on time, the front-end team will be unable to complete the login/registration page by the deadline of November 20th. This delay could cascade, affecting other deliverables and potentially pushing back the entire project timeline.</w:t>
      </w:r>
    </w:p>
    <w:p w14:paraId="6CFF7D16" w14:textId="77777777" w:rsidR="002A6E49" w:rsidRDefault="002A6E49" w:rsidP="002A6E49">
      <w:pPr>
        <w:rPr>
          <w:b/>
          <w:color w:val="3F6CAF"/>
          <w:sz w:val="24"/>
          <w:szCs w:val="24"/>
        </w:rPr>
      </w:pPr>
      <w:r>
        <w:rPr>
          <w:b/>
          <w:color w:val="3F6CAF"/>
          <w:sz w:val="24"/>
          <w:szCs w:val="24"/>
        </w:rPr>
        <w:t>3. Suggestions for Improvement</w:t>
      </w:r>
    </w:p>
    <w:p w14:paraId="206E9FEB" w14:textId="77777777" w:rsidR="002A6E49" w:rsidRDefault="002A6E49" w:rsidP="002A6E49">
      <w:pPr>
        <w:rPr>
          <w:sz w:val="18"/>
          <w:szCs w:val="18"/>
        </w:rPr>
      </w:pPr>
      <w:r>
        <w:rPr>
          <w:b/>
          <w:color w:val="3F6CAF"/>
          <w:sz w:val="18"/>
          <w:szCs w:val="18"/>
        </w:rPr>
        <w:t>3.1 Timeline and Task Reordering</w:t>
      </w:r>
    </w:p>
    <w:tbl>
      <w:tblPr>
        <w:tblW w:w="9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15"/>
        <w:gridCol w:w="3150"/>
        <w:gridCol w:w="2970"/>
      </w:tblGrid>
      <w:tr w:rsidR="002A6E49" w14:paraId="3DBABDED" w14:textId="77777777" w:rsidTr="00CD0A39">
        <w:trPr>
          <w:trHeight w:val="519"/>
        </w:trPr>
        <w:tc>
          <w:tcPr>
            <w:tcW w:w="301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EF9B5A4" w14:textId="77777777" w:rsidR="002A6E49" w:rsidRDefault="002A6E49" w:rsidP="00CD0A39">
            <w:pPr>
              <w:rPr>
                <w:sz w:val="17"/>
                <w:szCs w:val="17"/>
              </w:rPr>
            </w:pPr>
            <w:r>
              <w:rPr>
                <w:sz w:val="17"/>
                <w:szCs w:val="17"/>
              </w:rPr>
              <w:t>Suggested Change</w:t>
            </w:r>
          </w:p>
        </w:tc>
        <w:tc>
          <w:tcPr>
            <w:tcW w:w="315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CBA220D" w14:textId="77777777" w:rsidR="002A6E49" w:rsidRDefault="002A6E49" w:rsidP="00CD0A39">
            <w:pPr>
              <w:rPr>
                <w:sz w:val="17"/>
                <w:szCs w:val="17"/>
              </w:rPr>
            </w:pPr>
            <w:r>
              <w:rPr>
                <w:sz w:val="17"/>
                <w:szCs w:val="17"/>
              </w:rPr>
              <w:t>Rationale</w:t>
            </w:r>
          </w:p>
        </w:tc>
        <w:tc>
          <w:tcPr>
            <w:tcW w:w="297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BB945E1" w14:textId="77777777" w:rsidR="002A6E49" w:rsidRDefault="002A6E49" w:rsidP="00CD0A39">
            <w:pPr>
              <w:rPr>
                <w:sz w:val="17"/>
                <w:szCs w:val="17"/>
              </w:rPr>
            </w:pPr>
            <w:r>
              <w:rPr>
                <w:sz w:val="17"/>
                <w:szCs w:val="17"/>
              </w:rPr>
              <w:t>Expected Outcome</w:t>
            </w:r>
          </w:p>
        </w:tc>
      </w:tr>
      <w:tr w:rsidR="002A6E49" w14:paraId="0CEFA737" w14:textId="77777777" w:rsidTr="00CD0A39">
        <w:trPr>
          <w:trHeight w:val="840"/>
        </w:trPr>
        <w:tc>
          <w:tcPr>
            <w:tcW w:w="301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0150A3C" w14:textId="77777777" w:rsidR="002A6E49" w:rsidRDefault="002A6E49" w:rsidP="00CD0A39">
            <w:pPr>
              <w:rPr>
                <w:sz w:val="17"/>
                <w:szCs w:val="17"/>
              </w:rPr>
            </w:pPr>
            <w:r>
              <w:rPr>
                <w:sz w:val="17"/>
                <w:szCs w:val="17"/>
              </w:rPr>
              <w:t>Integrate testing throughout development by using unit testing and integration testing</w:t>
            </w:r>
          </w:p>
        </w:tc>
        <w:tc>
          <w:tcPr>
            <w:tcW w:w="315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236712C" w14:textId="77777777" w:rsidR="002A6E49" w:rsidRDefault="002A6E49" w:rsidP="00CD0A39">
            <w:pPr>
              <w:rPr>
                <w:sz w:val="17"/>
                <w:szCs w:val="17"/>
              </w:rPr>
            </w:pPr>
            <w:r>
              <w:rPr>
                <w:sz w:val="17"/>
                <w:szCs w:val="17"/>
              </w:rPr>
              <w:t>Integrating testing throughout development would allow for earlier bug detection and resolution. Resolving the bug earlier in development would make it much less costly and compounding into other issues. Further, earlier integration testing would reveal any compatibility issues earlier in development. Finally, implementing integrated testing supports agile software development.</w:t>
            </w:r>
          </w:p>
        </w:tc>
        <w:tc>
          <w:tcPr>
            <w:tcW w:w="297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DA0627F" w14:textId="77777777" w:rsidR="002A6E49" w:rsidRDefault="002A6E49" w:rsidP="00CD0A39">
            <w:pPr>
              <w:rPr>
                <w:sz w:val="17"/>
                <w:szCs w:val="17"/>
              </w:rPr>
            </w:pPr>
            <w:r>
              <w:rPr>
                <w:sz w:val="17"/>
                <w:szCs w:val="17"/>
              </w:rPr>
              <w:t>The quality of code throughout development would in turn, be higher and more stable. Early integration testing would minimize issues in interface compatibility. Delays due to unexpected issues would be minimized.</w:t>
            </w:r>
          </w:p>
        </w:tc>
      </w:tr>
      <w:tr w:rsidR="002A6E49" w14:paraId="5F500629" w14:textId="77777777" w:rsidTr="00CD0A39">
        <w:trPr>
          <w:trHeight w:val="645"/>
        </w:trPr>
        <w:tc>
          <w:tcPr>
            <w:tcW w:w="301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0EEA3F3" w14:textId="77777777" w:rsidR="002A6E49" w:rsidRDefault="002A6E49" w:rsidP="00CD0A39">
            <w:pPr>
              <w:rPr>
                <w:sz w:val="17"/>
                <w:szCs w:val="17"/>
              </w:rPr>
            </w:pPr>
            <w:r>
              <w:rPr>
                <w:sz w:val="17"/>
                <w:szCs w:val="17"/>
              </w:rPr>
              <w:t>Implement a code integration plan</w:t>
            </w:r>
          </w:p>
        </w:tc>
        <w:tc>
          <w:tcPr>
            <w:tcW w:w="315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E14793E" w14:textId="77777777" w:rsidR="002A6E49" w:rsidRDefault="002A6E49" w:rsidP="00CD0A39">
            <w:pPr>
              <w:rPr>
                <w:sz w:val="17"/>
                <w:szCs w:val="17"/>
              </w:rPr>
            </w:pPr>
            <w:r>
              <w:rPr>
                <w:sz w:val="17"/>
                <w:szCs w:val="17"/>
              </w:rPr>
              <w:t xml:space="preserve">Following a code integration plan would ensure compatibility across teams since any inconsistencies between teams will </w:t>
            </w:r>
            <w:r>
              <w:rPr>
                <w:sz w:val="17"/>
                <w:szCs w:val="17"/>
              </w:rPr>
              <w:lastRenderedPageBreak/>
              <w:t>be revealed earlier in the development process, improving dependency management. When integrating components in smaller iterations, bugs and issues that arise will be easier to identify and less costly to resolve. Further, following a code integration plan would facilitate testing throughout development. The code integration plan will encourage teams to stay on track and meet deadlines, reducing component delays.</w:t>
            </w:r>
          </w:p>
        </w:tc>
        <w:tc>
          <w:tcPr>
            <w:tcW w:w="297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27C22CE" w14:textId="77777777" w:rsidR="002A6E49" w:rsidRDefault="002A6E49" w:rsidP="00CD0A39">
            <w:pPr>
              <w:rPr>
                <w:sz w:val="17"/>
                <w:szCs w:val="17"/>
              </w:rPr>
            </w:pPr>
            <w:r>
              <w:rPr>
                <w:sz w:val="17"/>
                <w:szCs w:val="17"/>
              </w:rPr>
              <w:lastRenderedPageBreak/>
              <w:t xml:space="preserve">Reduced late-stage integration issues which will create higher quality code. </w:t>
            </w:r>
            <w:r>
              <w:rPr>
                <w:sz w:val="17"/>
                <w:szCs w:val="17"/>
              </w:rPr>
              <w:lastRenderedPageBreak/>
              <w:t xml:space="preserve">Reduced component delays will improve team collaboration.  </w:t>
            </w:r>
          </w:p>
        </w:tc>
      </w:tr>
      <w:tr w:rsidR="002A6E49" w14:paraId="396AAA51" w14:textId="77777777" w:rsidTr="00CD0A39">
        <w:trPr>
          <w:trHeight w:val="840"/>
        </w:trPr>
        <w:tc>
          <w:tcPr>
            <w:tcW w:w="301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C093E1F" w14:textId="77777777" w:rsidR="002A6E49" w:rsidRDefault="002A6E49" w:rsidP="00CD0A39">
            <w:pPr>
              <w:rPr>
                <w:sz w:val="17"/>
                <w:szCs w:val="17"/>
              </w:rPr>
            </w:pPr>
            <w:r>
              <w:rPr>
                <w:sz w:val="17"/>
                <w:szCs w:val="17"/>
              </w:rPr>
              <w:lastRenderedPageBreak/>
              <w:t>Add additional buffer time for Bug and Design Review</w:t>
            </w:r>
          </w:p>
        </w:tc>
        <w:tc>
          <w:tcPr>
            <w:tcW w:w="315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9A0DBF8" w14:textId="77777777" w:rsidR="002A6E49" w:rsidRDefault="002A6E49" w:rsidP="00CD0A39">
            <w:pPr>
              <w:rPr>
                <w:sz w:val="17"/>
                <w:szCs w:val="17"/>
              </w:rPr>
            </w:pPr>
            <w:r>
              <w:rPr>
                <w:sz w:val="17"/>
                <w:szCs w:val="17"/>
              </w:rPr>
              <w:t xml:space="preserve">Additional buffer time will accommodate unforeseen bugs and issues and allow time for comprehensive testing. It will also accommodate time for coordination between teams for debugging once the components have been integrated. </w:t>
            </w:r>
          </w:p>
        </w:tc>
        <w:tc>
          <w:tcPr>
            <w:tcW w:w="297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B236F1F" w14:textId="77777777" w:rsidR="002A6E49" w:rsidRDefault="002A6E49" w:rsidP="00CD0A39">
            <w:pPr>
              <w:rPr>
                <w:sz w:val="17"/>
                <w:szCs w:val="17"/>
              </w:rPr>
            </w:pPr>
            <w:r>
              <w:rPr>
                <w:sz w:val="17"/>
                <w:szCs w:val="17"/>
              </w:rPr>
              <w:t xml:space="preserve">Allows for more time for comprehensive testing. The buffer time will enhance the overall quality of the final product since unexpected issues and bugs will have an appropriate amount of time allocated to resolve them. </w:t>
            </w:r>
          </w:p>
        </w:tc>
      </w:tr>
    </w:tbl>
    <w:p w14:paraId="4C14A5CA" w14:textId="77777777" w:rsidR="002A6E49" w:rsidRDefault="002A6E49" w:rsidP="002A6E49">
      <w:pPr>
        <w:rPr>
          <w:sz w:val="18"/>
          <w:szCs w:val="18"/>
        </w:rPr>
      </w:pPr>
    </w:p>
    <w:p w14:paraId="4F291158" w14:textId="77777777" w:rsidR="002A6E49" w:rsidRDefault="002A6E49" w:rsidP="002A6E49">
      <w:pPr>
        <w:rPr>
          <w:b/>
          <w:color w:val="3F6CAF"/>
          <w:sz w:val="20"/>
          <w:szCs w:val="20"/>
        </w:rPr>
      </w:pPr>
      <w:r>
        <w:rPr>
          <w:b/>
          <w:color w:val="3F6CAF"/>
          <w:sz w:val="18"/>
          <w:szCs w:val="18"/>
        </w:rPr>
        <w:t>3.2 Resource and Allocation Suggestions</w:t>
      </w:r>
    </w:p>
    <w:p w14:paraId="758B4A70" w14:textId="77777777" w:rsidR="002A6E49" w:rsidRDefault="002A6E49" w:rsidP="002A6E49">
      <w:pPr>
        <w:rPr>
          <w:sz w:val="17"/>
          <w:szCs w:val="17"/>
        </w:rPr>
      </w:pPr>
    </w:p>
    <w:tbl>
      <w:tblPr>
        <w:tblW w:w="9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15"/>
        <w:gridCol w:w="3150"/>
        <w:gridCol w:w="2970"/>
      </w:tblGrid>
      <w:tr w:rsidR="002A6E49" w14:paraId="0C08A13F" w14:textId="77777777" w:rsidTr="00CD0A39">
        <w:trPr>
          <w:trHeight w:val="840"/>
        </w:trPr>
        <w:tc>
          <w:tcPr>
            <w:tcW w:w="301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BB392FC" w14:textId="77777777" w:rsidR="002A6E49" w:rsidRDefault="002A6E49" w:rsidP="00CD0A39">
            <w:pPr>
              <w:rPr>
                <w:sz w:val="17"/>
                <w:szCs w:val="17"/>
              </w:rPr>
            </w:pPr>
            <w:r>
              <w:rPr>
                <w:sz w:val="17"/>
                <w:szCs w:val="17"/>
              </w:rPr>
              <w:t>Integrate testing throughout development by using unit testing and integration testing</w:t>
            </w:r>
          </w:p>
        </w:tc>
        <w:tc>
          <w:tcPr>
            <w:tcW w:w="315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31AC7C2" w14:textId="77777777" w:rsidR="002A6E49" w:rsidRDefault="002A6E49" w:rsidP="00CD0A39">
            <w:pPr>
              <w:rPr>
                <w:sz w:val="17"/>
                <w:szCs w:val="17"/>
              </w:rPr>
            </w:pPr>
            <w:r>
              <w:rPr>
                <w:sz w:val="17"/>
                <w:szCs w:val="17"/>
              </w:rPr>
              <w:t>This suggestion falls under Resource and Allocation Suggestions as well since it is suggesting additional tests and therefore resources to be used.</w:t>
            </w:r>
          </w:p>
        </w:tc>
        <w:tc>
          <w:tcPr>
            <w:tcW w:w="297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56E1AD8" w14:textId="77777777" w:rsidR="002A6E49" w:rsidRDefault="002A6E49" w:rsidP="00CD0A39">
            <w:pPr>
              <w:rPr>
                <w:sz w:val="17"/>
                <w:szCs w:val="17"/>
              </w:rPr>
            </w:pPr>
            <w:r>
              <w:rPr>
                <w:sz w:val="17"/>
                <w:szCs w:val="17"/>
              </w:rPr>
              <w:t>The quality of code throughout development would int turn, be higher and more stable. Early integration testing would minimize issues in interface compatibility. Further, delays due to unexpected issues would be minimized.</w:t>
            </w:r>
          </w:p>
        </w:tc>
      </w:tr>
    </w:tbl>
    <w:p w14:paraId="421E9A05" w14:textId="77777777" w:rsidR="002A6E49" w:rsidRDefault="002A6E49" w:rsidP="002A6E49"/>
    <w:p w14:paraId="2B078B22" w14:textId="77777777" w:rsidR="002A6E49" w:rsidRDefault="002A6E49" w:rsidP="002A6E49"/>
    <w:p w14:paraId="5B715E9B" w14:textId="77777777" w:rsidR="002A6E49" w:rsidRDefault="002A6E49" w:rsidP="002A6E49">
      <w:pPr>
        <w:rPr>
          <w:sz w:val="20"/>
          <w:szCs w:val="20"/>
        </w:rPr>
      </w:pPr>
      <w:r>
        <w:rPr>
          <w:b/>
          <w:i/>
          <w:sz w:val="20"/>
          <w:szCs w:val="20"/>
        </w:rPr>
        <w:t xml:space="preserve">Note: </w:t>
      </w:r>
      <w:r>
        <w:rPr>
          <w:i/>
          <w:sz w:val="20"/>
          <w:szCs w:val="20"/>
        </w:rPr>
        <w:t>Front-end Team</w:t>
      </w:r>
    </w:p>
    <w:p w14:paraId="2747568C" w14:textId="77777777" w:rsidR="002A6E49" w:rsidRDefault="002A6E49" w:rsidP="002A6E49">
      <w:pPr>
        <w:rPr>
          <w:sz w:val="20"/>
          <w:szCs w:val="20"/>
        </w:rPr>
      </w:pPr>
    </w:p>
    <w:p w14:paraId="76D00476" w14:textId="77777777" w:rsidR="002A6E49" w:rsidRDefault="002A6E49" w:rsidP="002A6E49">
      <w:pPr>
        <w:rPr>
          <w:sz w:val="20"/>
          <w:szCs w:val="20"/>
        </w:rPr>
      </w:pPr>
      <w:r>
        <w:rPr>
          <w:sz w:val="20"/>
          <w:szCs w:val="20"/>
        </w:rPr>
        <w:t>The front-end team is not required to use any front-end tools outside of Java. HTML and CSS are not necessary for this project, as the GUI design will be handled within the constraints of Java only. Please focus solely on Java for front-end development tasks.</w:t>
      </w:r>
    </w:p>
    <w:p w14:paraId="7D6C2F23" w14:textId="77777777" w:rsidR="002A6E49" w:rsidRDefault="002A6E49">
      <w:pPr>
        <w:widowControl w:val="0"/>
        <w:pBdr>
          <w:top w:val="nil"/>
          <w:left w:val="nil"/>
          <w:bottom w:val="nil"/>
          <w:right w:val="nil"/>
          <w:between w:val="nil"/>
        </w:pBdr>
        <w:spacing w:line="240" w:lineRule="auto"/>
        <w:ind w:left="5"/>
        <w:rPr>
          <w:b/>
          <w:bCs/>
          <w:color w:val="000000"/>
          <w:sz w:val="36"/>
          <w:szCs w:val="36"/>
          <w:u w:val="single"/>
        </w:rPr>
      </w:pPr>
    </w:p>
    <w:p w14:paraId="6E3E3638" w14:textId="77777777" w:rsidR="002A6E49" w:rsidRDefault="002A6E49">
      <w:pPr>
        <w:widowControl w:val="0"/>
        <w:pBdr>
          <w:top w:val="nil"/>
          <w:left w:val="nil"/>
          <w:bottom w:val="nil"/>
          <w:right w:val="nil"/>
          <w:between w:val="nil"/>
        </w:pBdr>
        <w:spacing w:line="240" w:lineRule="auto"/>
        <w:ind w:left="5"/>
        <w:rPr>
          <w:b/>
          <w:bCs/>
          <w:color w:val="000000"/>
          <w:sz w:val="36"/>
          <w:szCs w:val="36"/>
          <w:u w:val="single"/>
        </w:rPr>
      </w:pPr>
    </w:p>
    <w:p w14:paraId="0EEABEA8" w14:textId="77777777" w:rsidR="002A6E49" w:rsidRDefault="002A6E49">
      <w:pPr>
        <w:widowControl w:val="0"/>
        <w:pBdr>
          <w:top w:val="nil"/>
          <w:left w:val="nil"/>
          <w:bottom w:val="nil"/>
          <w:right w:val="nil"/>
          <w:between w:val="nil"/>
        </w:pBdr>
        <w:spacing w:line="240" w:lineRule="auto"/>
        <w:ind w:left="5"/>
        <w:rPr>
          <w:b/>
          <w:bCs/>
          <w:color w:val="000000"/>
          <w:sz w:val="36"/>
          <w:szCs w:val="36"/>
          <w:u w:val="single"/>
        </w:rPr>
      </w:pPr>
    </w:p>
    <w:p w14:paraId="5F3629B2" w14:textId="77777777" w:rsidR="002A6E49" w:rsidRDefault="002A6E49">
      <w:pPr>
        <w:widowControl w:val="0"/>
        <w:pBdr>
          <w:top w:val="nil"/>
          <w:left w:val="nil"/>
          <w:bottom w:val="nil"/>
          <w:right w:val="nil"/>
          <w:between w:val="nil"/>
        </w:pBdr>
        <w:spacing w:line="240" w:lineRule="auto"/>
        <w:ind w:left="5"/>
        <w:rPr>
          <w:b/>
          <w:bCs/>
          <w:color w:val="000000"/>
          <w:sz w:val="36"/>
          <w:szCs w:val="36"/>
          <w:u w:val="single"/>
        </w:rPr>
      </w:pPr>
    </w:p>
    <w:p w14:paraId="032547BB" w14:textId="5EA0F079" w:rsidR="00431D1C" w:rsidRPr="00431D1C" w:rsidRDefault="00431D1C">
      <w:pPr>
        <w:widowControl w:val="0"/>
        <w:pBdr>
          <w:top w:val="nil"/>
          <w:left w:val="nil"/>
          <w:bottom w:val="nil"/>
          <w:right w:val="nil"/>
          <w:between w:val="nil"/>
        </w:pBdr>
        <w:spacing w:line="240" w:lineRule="auto"/>
        <w:ind w:left="5"/>
        <w:rPr>
          <w:b/>
          <w:bCs/>
          <w:color w:val="000000"/>
          <w:sz w:val="24"/>
          <w:szCs w:val="24"/>
          <w:u w:val="single"/>
        </w:rPr>
      </w:pPr>
      <w:r w:rsidRPr="00431D1C">
        <w:rPr>
          <w:b/>
          <w:bCs/>
          <w:color w:val="000000"/>
          <w:sz w:val="36"/>
          <w:szCs w:val="36"/>
          <w:u w:val="single"/>
        </w:rPr>
        <w:lastRenderedPageBreak/>
        <w:t>NETWORKING ANALYSIS</w:t>
      </w:r>
      <w:r>
        <w:rPr>
          <w:b/>
          <w:bCs/>
          <w:color w:val="000000"/>
          <w:sz w:val="36"/>
          <w:szCs w:val="36"/>
          <w:u w:val="single"/>
        </w:rPr>
        <w:t xml:space="preserve"> WITH THE COMMENTS</w:t>
      </w:r>
    </w:p>
    <w:p w14:paraId="1D0F5C72" w14:textId="74BFF4F5" w:rsidR="00431D1C" w:rsidRDefault="00431D1C">
      <w:pPr>
        <w:widowControl w:val="0"/>
        <w:pBdr>
          <w:top w:val="nil"/>
          <w:left w:val="nil"/>
          <w:bottom w:val="nil"/>
          <w:right w:val="nil"/>
          <w:between w:val="nil"/>
        </w:pBdr>
        <w:spacing w:line="240" w:lineRule="auto"/>
        <w:ind w:left="5"/>
        <w:rPr>
          <w:color w:val="000000"/>
          <w:sz w:val="24"/>
          <w:szCs w:val="24"/>
        </w:rPr>
      </w:pPr>
      <w:commentRangeStart w:id="0"/>
      <w:r>
        <w:rPr>
          <w:color w:val="000000"/>
          <w:sz w:val="24"/>
          <w:szCs w:val="24"/>
        </w:rPr>
        <w:t xml:space="preserve">There are 5 major aspects of the networking portion of the code </w:t>
      </w:r>
      <w:commentRangeEnd w:id="0"/>
      <w:r>
        <w:commentReference w:id="0"/>
      </w:r>
    </w:p>
    <w:p w14:paraId="715A4FF0" w14:textId="77777777" w:rsidR="00431D1C" w:rsidRDefault="00431D1C">
      <w:pPr>
        <w:widowControl w:val="0"/>
        <w:pBdr>
          <w:top w:val="nil"/>
          <w:left w:val="nil"/>
          <w:bottom w:val="nil"/>
          <w:right w:val="nil"/>
          <w:between w:val="nil"/>
        </w:pBdr>
        <w:spacing w:before="234" w:line="240" w:lineRule="auto"/>
        <w:ind w:left="376"/>
        <w:rPr>
          <w:color w:val="000000"/>
          <w:sz w:val="24"/>
          <w:szCs w:val="24"/>
        </w:rPr>
      </w:pPr>
      <w:commentRangeStart w:id="1"/>
      <w:r>
        <w:rPr>
          <w:rFonts w:ascii="Noto Sans Symbols" w:eastAsia="Noto Sans Symbols" w:hAnsi="Noto Sans Symbols" w:cs="Noto Sans Symbols"/>
          <w:color w:val="000000"/>
          <w:sz w:val="24"/>
          <w:szCs w:val="24"/>
        </w:rPr>
        <w:t xml:space="preserve">• </w:t>
      </w:r>
      <w:r>
        <w:rPr>
          <w:color w:val="000000"/>
          <w:sz w:val="24"/>
          <w:szCs w:val="24"/>
        </w:rPr>
        <w:t xml:space="preserve">Connecting to the server to Login/create a new profile </w:t>
      </w:r>
    </w:p>
    <w:p w14:paraId="30B991D1" w14:textId="77777777" w:rsidR="00431D1C" w:rsidRDefault="00431D1C">
      <w:pPr>
        <w:widowControl w:val="0"/>
        <w:pBdr>
          <w:top w:val="nil"/>
          <w:left w:val="nil"/>
          <w:bottom w:val="nil"/>
          <w:right w:val="nil"/>
          <w:between w:val="nil"/>
        </w:pBdr>
        <w:spacing w:before="75" w:line="240" w:lineRule="auto"/>
        <w:ind w:left="376"/>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Sending the Leaderboard information from the server to client  </w:t>
      </w:r>
    </w:p>
    <w:p w14:paraId="5A1BBA7E" w14:textId="77777777" w:rsidR="00431D1C" w:rsidRDefault="00431D1C">
      <w:pPr>
        <w:widowControl w:val="0"/>
        <w:pBdr>
          <w:top w:val="nil"/>
          <w:left w:val="nil"/>
          <w:bottom w:val="nil"/>
          <w:right w:val="nil"/>
          <w:between w:val="nil"/>
        </w:pBdr>
        <w:spacing w:before="79" w:line="240" w:lineRule="auto"/>
        <w:ind w:left="376"/>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Chatting between clients during </w:t>
      </w:r>
      <w:ins w:id="2" w:author="Author">
        <w:r>
          <w:rPr>
            <w:color w:val="000000"/>
            <w:sz w:val="24"/>
            <w:szCs w:val="24"/>
          </w:rPr>
          <w:t>matches</w:t>
        </w:r>
      </w:ins>
      <w:del w:id="3" w:author="Author">
        <w:r>
          <w:rPr>
            <w:color w:val="000000"/>
            <w:sz w:val="24"/>
            <w:szCs w:val="24"/>
          </w:rPr>
          <w:delText>match's</w:delText>
        </w:r>
      </w:del>
      <w:r>
        <w:rPr>
          <w:color w:val="000000"/>
          <w:sz w:val="24"/>
          <w:szCs w:val="24"/>
        </w:rPr>
        <w:t xml:space="preserve"> </w:t>
      </w:r>
    </w:p>
    <w:p w14:paraId="74CE5D1F" w14:textId="77777777" w:rsidR="00431D1C" w:rsidRDefault="00431D1C">
      <w:pPr>
        <w:widowControl w:val="0"/>
        <w:pBdr>
          <w:top w:val="nil"/>
          <w:left w:val="nil"/>
          <w:bottom w:val="nil"/>
          <w:right w:val="nil"/>
          <w:between w:val="nil"/>
        </w:pBdr>
        <w:spacing w:before="74" w:line="240" w:lineRule="auto"/>
        <w:ind w:left="376"/>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 xml:space="preserve">Updating the board state after the opponent moves </w:t>
      </w:r>
    </w:p>
    <w:p w14:paraId="2BD756F0" w14:textId="77777777" w:rsidR="00431D1C" w:rsidRDefault="00431D1C">
      <w:pPr>
        <w:widowControl w:val="0"/>
        <w:pBdr>
          <w:top w:val="nil"/>
          <w:left w:val="nil"/>
          <w:bottom w:val="nil"/>
          <w:right w:val="nil"/>
          <w:between w:val="nil"/>
        </w:pBdr>
        <w:spacing w:before="74" w:line="287" w:lineRule="auto"/>
        <w:ind w:left="736" w:right="486" w:hanging="360"/>
        <w:rPr>
          <w:color w:val="000000"/>
          <w:sz w:val="24"/>
          <w:szCs w:val="24"/>
        </w:rPr>
      </w:pPr>
      <w:r>
        <w:rPr>
          <w:rFonts w:ascii="Noto Sans Symbols" w:eastAsia="Noto Sans Symbols" w:hAnsi="Noto Sans Symbols" w:cs="Noto Sans Symbols"/>
          <w:color w:val="000000"/>
          <w:sz w:val="24"/>
          <w:szCs w:val="24"/>
        </w:rPr>
        <w:t xml:space="preserve">• </w:t>
      </w:r>
      <w:r>
        <w:rPr>
          <w:color w:val="000000"/>
          <w:sz w:val="24"/>
          <w:szCs w:val="24"/>
        </w:rPr>
        <w:t>And Last but not least the dedicated server that acts as a relay between the two</w:t>
      </w:r>
      <w:r>
        <w:rPr>
          <w:sz w:val="24"/>
          <w:szCs w:val="24"/>
        </w:rPr>
        <w:t xml:space="preserve"> </w:t>
      </w:r>
      <w:r>
        <w:rPr>
          <w:color w:val="000000"/>
          <w:sz w:val="24"/>
          <w:szCs w:val="24"/>
        </w:rPr>
        <w:t xml:space="preserve">clients </w:t>
      </w:r>
      <w:commentRangeEnd w:id="1"/>
      <w:r>
        <w:commentReference w:id="1"/>
      </w:r>
      <w:commentRangeStart w:id="4"/>
      <w:commentRangeStart w:id="5"/>
    </w:p>
    <w:commentRangeEnd w:id="4"/>
    <w:p w14:paraId="7F2F0595" w14:textId="77777777" w:rsidR="00431D1C" w:rsidRDefault="00431D1C">
      <w:pPr>
        <w:widowControl w:val="0"/>
        <w:pBdr>
          <w:top w:val="nil"/>
          <w:left w:val="nil"/>
          <w:bottom w:val="nil"/>
          <w:right w:val="nil"/>
          <w:between w:val="nil"/>
        </w:pBdr>
        <w:spacing w:before="672" w:line="283" w:lineRule="auto"/>
        <w:ind w:left="742" w:right="1261" w:hanging="7"/>
        <w:rPr>
          <w:b/>
          <w:color w:val="000000"/>
          <w:sz w:val="24"/>
          <w:szCs w:val="24"/>
        </w:rPr>
      </w:pPr>
      <w:r>
        <w:commentReference w:id="4"/>
      </w:r>
      <w:commentRangeEnd w:id="5"/>
      <w:r>
        <w:commentReference w:id="5"/>
      </w:r>
      <w:r>
        <w:rPr>
          <w:b/>
          <w:color w:val="000000"/>
          <w:sz w:val="24"/>
          <w:szCs w:val="24"/>
        </w:rPr>
        <w:t xml:space="preserve">Connecting to the server to Login/create a new profile &amp; Sending the Leaderboard information from the server to client </w:t>
      </w:r>
    </w:p>
    <w:p w14:paraId="49F62182" w14:textId="77777777" w:rsidR="00431D1C" w:rsidRDefault="00431D1C">
      <w:pPr>
        <w:widowControl w:val="0"/>
        <w:pBdr>
          <w:top w:val="nil"/>
          <w:left w:val="nil"/>
          <w:bottom w:val="nil"/>
          <w:right w:val="nil"/>
          <w:between w:val="nil"/>
        </w:pBdr>
        <w:spacing w:before="677" w:line="283" w:lineRule="auto"/>
        <w:ind w:left="20" w:right="58" w:hanging="15"/>
        <w:rPr>
          <w:color w:val="000000"/>
          <w:sz w:val="24"/>
          <w:szCs w:val="24"/>
        </w:rPr>
      </w:pPr>
      <w:commentRangeStart w:id="6"/>
      <w:r>
        <w:rPr>
          <w:color w:val="000000"/>
          <w:sz w:val="24"/>
          <w:szCs w:val="24"/>
        </w:rPr>
        <w:t xml:space="preserve">The first two are mostly covered by the Authentication &amp; Profile Team as well as </w:t>
      </w:r>
      <w:proofErr w:type="gramStart"/>
      <w:r>
        <w:rPr>
          <w:color w:val="000000"/>
          <w:sz w:val="24"/>
          <w:szCs w:val="24"/>
        </w:rPr>
        <w:t>the  Leaderboard</w:t>
      </w:r>
      <w:proofErr w:type="gramEnd"/>
      <w:r>
        <w:rPr>
          <w:color w:val="000000"/>
          <w:sz w:val="24"/>
          <w:szCs w:val="24"/>
        </w:rPr>
        <w:t xml:space="preserve"> &amp; Matchmaking Team, so we simply will need to utilize the functions they end up making and sending the data they prepare over our connection</w:t>
      </w:r>
      <w:commentRangeEnd w:id="6"/>
      <w:r>
        <w:commentReference w:id="6"/>
      </w:r>
      <w:r>
        <w:rPr>
          <w:sz w:val="24"/>
          <w:szCs w:val="24"/>
        </w:rPr>
        <w:t>.</w:t>
      </w:r>
    </w:p>
    <w:p w14:paraId="02706627" w14:textId="77777777" w:rsidR="00431D1C" w:rsidRDefault="00431D1C">
      <w:pPr>
        <w:widowControl w:val="0"/>
        <w:pBdr>
          <w:top w:val="nil"/>
          <w:left w:val="nil"/>
          <w:bottom w:val="nil"/>
          <w:right w:val="nil"/>
          <w:between w:val="nil"/>
        </w:pBdr>
        <w:spacing w:before="682" w:line="283" w:lineRule="auto"/>
        <w:ind w:left="4" w:right="183" w:firstLine="19"/>
        <w:rPr>
          <w:color w:val="000000"/>
          <w:sz w:val="24"/>
          <w:szCs w:val="24"/>
        </w:rPr>
      </w:pPr>
      <w:commentRangeStart w:id="7"/>
      <w:r>
        <w:rPr>
          <w:color w:val="000000"/>
          <w:sz w:val="24"/>
          <w:szCs w:val="24"/>
        </w:rPr>
        <w:t>For our part of authentication: we should have a function that is called by the auth team,</w:t>
      </w:r>
      <w:del w:id="8" w:author="Author">
        <w:r>
          <w:rPr>
            <w:color w:val="000000"/>
            <w:sz w:val="24"/>
            <w:szCs w:val="24"/>
          </w:rPr>
          <w:delText xml:space="preserve"> </w:delText>
        </w:r>
      </w:del>
      <w:r>
        <w:rPr>
          <w:color w:val="000000"/>
          <w:sz w:val="24"/>
          <w:szCs w:val="24"/>
        </w:rPr>
        <w:t xml:space="preserve"> that takes in the username and password and preps them for being sent to the server,</w:t>
      </w:r>
      <w:del w:id="9" w:author="Author">
        <w:r>
          <w:rPr>
            <w:color w:val="000000"/>
            <w:sz w:val="24"/>
            <w:szCs w:val="24"/>
          </w:rPr>
          <w:delText xml:space="preserve"> </w:delText>
        </w:r>
      </w:del>
      <w:r>
        <w:rPr>
          <w:color w:val="000000"/>
          <w:sz w:val="24"/>
          <w:szCs w:val="24"/>
        </w:rPr>
        <w:t xml:space="preserve"> where the server compares them against its own file, and then another function to tell the  auth teams code if the checks passed or fail, this function would be called by our</w:t>
      </w:r>
      <w:del w:id="10" w:author="Author">
        <w:r>
          <w:rPr>
            <w:color w:val="000000"/>
            <w:sz w:val="24"/>
            <w:szCs w:val="24"/>
          </w:rPr>
          <w:delText xml:space="preserve"> the</w:delText>
        </w:r>
      </w:del>
      <w:r>
        <w:rPr>
          <w:color w:val="000000"/>
          <w:sz w:val="24"/>
          <w:szCs w:val="24"/>
        </w:rPr>
        <w:t xml:space="preserve"> clients-side loop after it collects the servers response</w:t>
      </w:r>
      <w:commentRangeEnd w:id="7"/>
      <w:ins w:id="11" w:author="Author">
        <w:r>
          <w:commentReference w:id="7"/>
        </w:r>
        <w:r>
          <w:rPr>
            <w:color w:val="000000"/>
            <w:sz w:val="24"/>
            <w:szCs w:val="24"/>
          </w:rPr>
          <w:t>.</w:t>
        </w:r>
      </w:ins>
      <w:del w:id="12" w:author="Author">
        <w:r>
          <w:rPr>
            <w:color w:val="000000"/>
            <w:sz w:val="24"/>
            <w:szCs w:val="24"/>
          </w:rPr>
          <w:delText xml:space="preserve">  </w:delText>
        </w:r>
      </w:del>
    </w:p>
    <w:p w14:paraId="2D0B8531" w14:textId="77777777" w:rsidR="00431D1C" w:rsidRDefault="00431D1C">
      <w:pPr>
        <w:widowControl w:val="0"/>
        <w:pBdr>
          <w:top w:val="nil"/>
          <w:left w:val="nil"/>
          <w:bottom w:val="nil"/>
          <w:right w:val="nil"/>
          <w:between w:val="nil"/>
        </w:pBdr>
        <w:spacing w:before="176" w:line="283" w:lineRule="auto"/>
        <w:ind w:left="11" w:right="59" w:hanging="5"/>
        <w:rPr>
          <w:color w:val="000000"/>
          <w:sz w:val="24"/>
          <w:szCs w:val="24"/>
        </w:rPr>
      </w:pPr>
      <w:r>
        <w:rPr>
          <w:color w:val="000000"/>
          <w:sz w:val="24"/>
          <w:szCs w:val="24"/>
        </w:rPr>
        <w:t>Then there should also be a function for creating a new user, as well as another function to grab the data the server returns and let the auth team’s code know it if succeeded and to proceed or if that user already exists or something like that</w:t>
      </w:r>
      <w:ins w:id="13" w:author="Author">
        <w:r>
          <w:rPr>
            <w:color w:val="000000"/>
            <w:sz w:val="24"/>
            <w:szCs w:val="24"/>
          </w:rPr>
          <w:t>.</w:t>
        </w:r>
      </w:ins>
      <w:r>
        <w:rPr>
          <w:color w:val="000000"/>
          <w:sz w:val="24"/>
          <w:szCs w:val="24"/>
        </w:rPr>
        <w:t xml:space="preserve"> </w:t>
      </w:r>
    </w:p>
    <w:p w14:paraId="2E0163EC" w14:textId="77777777" w:rsidR="00431D1C" w:rsidRDefault="00431D1C">
      <w:pPr>
        <w:widowControl w:val="0"/>
        <w:pBdr>
          <w:top w:val="nil"/>
          <w:left w:val="nil"/>
          <w:bottom w:val="nil"/>
          <w:right w:val="nil"/>
          <w:between w:val="nil"/>
        </w:pBdr>
        <w:spacing w:before="681" w:line="283" w:lineRule="auto"/>
        <w:ind w:left="4" w:right="21"/>
        <w:rPr>
          <w:color w:val="000000"/>
          <w:sz w:val="24"/>
          <w:szCs w:val="24"/>
        </w:rPr>
      </w:pPr>
      <w:r>
        <w:rPr>
          <w:color w:val="000000"/>
          <w:sz w:val="24"/>
          <w:szCs w:val="24"/>
        </w:rPr>
        <w:t>The auth team should be responsible for the code that compares username and password, we just need our server code to call it and return the results</w:t>
      </w:r>
      <w:ins w:id="14" w:author="Author">
        <w:r>
          <w:rPr>
            <w:color w:val="000000"/>
            <w:sz w:val="24"/>
            <w:szCs w:val="24"/>
          </w:rPr>
          <w:t>.</w:t>
        </w:r>
      </w:ins>
      <w:r>
        <w:rPr>
          <w:color w:val="000000"/>
          <w:sz w:val="24"/>
          <w:szCs w:val="24"/>
        </w:rPr>
        <w:t xml:space="preserve"> </w:t>
      </w:r>
    </w:p>
    <w:p w14:paraId="06632B48" w14:textId="77777777" w:rsidR="00431D1C" w:rsidRDefault="00431D1C">
      <w:pPr>
        <w:widowControl w:val="0"/>
        <w:pBdr>
          <w:top w:val="nil"/>
          <w:left w:val="nil"/>
          <w:bottom w:val="nil"/>
          <w:right w:val="nil"/>
          <w:between w:val="nil"/>
        </w:pBdr>
        <w:spacing w:before="676" w:line="283" w:lineRule="auto"/>
        <w:ind w:left="6" w:right="243" w:firstLine="16"/>
        <w:rPr>
          <w:color w:val="000000"/>
          <w:sz w:val="24"/>
          <w:szCs w:val="24"/>
        </w:rPr>
      </w:pPr>
      <w:commentRangeStart w:id="15"/>
      <w:r>
        <w:rPr>
          <w:color w:val="000000"/>
          <w:sz w:val="24"/>
          <w:szCs w:val="24"/>
        </w:rPr>
        <w:t xml:space="preserve">For the leaderboard we should instead have the server regularly send over the </w:t>
      </w:r>
      <w:proofErr w:type="gramStart"/>
      <w:r>
        <w:rPr>
          <w:color w:val="000000"/>
          <w:sz w:val="24"/>
          <w:szCs w:val="24"/>
        </w:rPr>
        <w:t xml:space="preserve">stored  </w:t>
      </w:r>
      <w:r>
        <w:rPr>
          <w:color w:val="000000"/>
          <w:sz w:val="24"/>
          <w:szCs w:val="24"/>
        </w:rPr>
        <w:lastRenderedPageBreak/>
        <w:t>leaderboard</w:t>
      </w:r>
      <w:proofErr w:type="gramEnd"/>
      <w:r>
        <w:rPr>
          <w:color w:val="000000"/>
          <w:sz w:val="24"/>
          <w:szCs w:val="24"/>
        </w:rPr>
        <w:t xml:space="preserve"> data, so we just need to have a function that decodes that data and updates</w:t>
      </w:r>
      <w:r>
        <w:rPr>
          <w:sz w:val="24"/>
          <w:szCs w:val="24"/>
        </w:rPr>
        <w:t xml:space="preserve"> </w:t>
      </w:r>
      <w:r>
        <w:rPr>
          <w:color w:val="000000"/>
          <w:sz w:val="24"/>
          <w:szCs w:val="24"/>
        </w:rPr>
        <w:t>the leaderboard code</w:t>
      </w:r>
      <w:commentRangeEnd w:id="15"/>
      <w:r>
        <w:commentReference w:id="15"/>
      </w:r>
    </w:p>
    <w:p w14:paraId="258014C4" w14:textId="77777777" w:rsidR="00431D1C" w:rsidRDefault="00431D1C">
      <w:pPr>
        <w:widowControl w:val="0"/>
        <w:pBdr>
          <w:top w:val="nil"/>
          <w:left w:val="nil"/>
          <w:bottom w:val="nil"/>
          <w:right w:val="nil"/>
          <w:between w:val="nil"/>
        </w:pBdr>
        <w:spacing w:line="283" w:lineRule="auto"/>
        <w:ind w:left="6" w:right="200" w:firstLine="16"/>
        <w:rPr>
          <w:color w:val="000000"/>
          <w:sz w:val="24"/>
          <w:szCs w:val="24"/>
        </w:rPr>
      </w:pPr>
      <w:ins w:id="16" w:author="Author">
        <w:r>
          <w:rPr>
            <w:color w:val="000000"/>
            <w:sz w:val="24"/>
            <w:szCs w:val="24"/>
          </w:rPr>
          <w:t>I'll</w:t>
        </w:r>
      </w:ins>
      <w:del w:id="17" w:author="Author">
        <w:r>
          <w:rPr>
            <w:color w:val="000000"/>
            <w:sz w:val="24"/>
            <w:szCs w:val="24"/>
          </w:rPr>
          <w:delText>Ill</w:delText>
        </w:r>
      </w:del>
      <w:r>
        <w:rPr>
          <w:color w:val="000000"/>
          <w:sz w:val="24"/>
          <w:szCs w:val="24"/>
        </w:rPr>
        <w:t xml:space="preserve"> try to talk to the leaderboard team to see what kind of data structures they will be </w:t>
      </w:r>
      <w:proofErr w:type="gramStart"/>
      <w:r>
        <w:rPr>
          <w:color w:val="000000"/>
          <w:sz w:val="24"/>
          <w:szCs w:val="24"/>
        </w:rPr>
        <w:t>using  to</w:t>
      </w:r>
      <w:proofErr w:type="gramEnd"/>
      <w:r>
        <w:rPr>
          <w:color w:val="000000"/>
          <w:sz w:val="24"/>
          <w:szCs w:val="24"/>
        </w:rPr>
        <w:t xml:space="preserve"> store this information, until then we can leave this on the backburner  </w:t>
      </w:r>
    </w:p>
    <w:p w14:paraId="3DA9721A" w14:textId="77777777" w:rsidR="00431D1C" w:rsidRDefault="00431D1C">
      <w:pPr>
        <w:widowControl w:val="0"/>
        <w:pBdr>
          <w:top w:val="nil"/>
          <w:left w:val="nil"/>
          <w:bottom w:val="nil"/>
          <w:right w:val="nil"/>
          <w:between w:val="nil"/>
        </w:pBdr>
        <w:spacing w:before="177" w:line="283" w:lineRule="auto"/>
        <w:ind w:left="6" w:right="58" w:firstLine="8"/>
        <w:rPr>
          <w:color w:val="000000"/>
          <w:sz w:val="24"/>
          <w:szCs w:val="24"/>
        </w:rPr>
      </w:pPr>
      <w:r>
        <w:rPr>
          <w:color w:val="000000"/>
          <w:sz w:val="24"/>
          <w:szCs w:val="24"/>
        </w:rPr>
        <w:t xml:space="preserve">Once we make the server-side portion of the code we will need another function to </w:t>
      </w:r>
      <w:proofErr w:type="gramStart"/>
      <w:r>
        <w:rPr>
          <w:color w:val="000000"/>
          <w:sz w:val="24"/>
          <w:szCs w:val="24"/>
        </w:rPr>
        <w:t>encode  this</w:t>
      </w:r>
      <w:proofErr w:type="gramEnd"/>
      <w:r>
        <w:rPr>
          <w:color w:val="000000"/>
          <w:sz w:val="24"/>
          <w:szCs w:val="24"/>
        </w:rPr>
        <w:t xml:space="preserve"> data as well as read and write it to a file so it persists over server restarts </w:t>
      </w:r>
    </w:p>
    <w:p w14:paraId="288B338D" w14:textId="77777777" w:rsidR="00431D1C" w:rsidRDefault="00431D1C">
      <w:pPr>
        <w:widowControl w:val="0"/>
        <w:pBdr>
          <w:top w:val="nil"/>
          <w:left w:val="nil"/>
          <w:bottom w:val="nil"/>
          <w:right w:val="nil"/>
          <w:between w:val="nil"/>
        </w:pBdr>
        <w:spacing w:before="1682" w:line="240" w:lineRule="auto"/>
        <w:ind w:right="2165"/>
        <w:jc w:val="right"/>
        <w:rPr>
          <w:b/>
          <w:color w:val="000000"/>
          <w:sz w:val="24"/>
          <w:szCs w:val="24"/>
        </w:rPr>
      </w:pPr>
      <w:r>
        <w:rPr>
          <w:b/>
          <w:color w:val="000000"/>
          <w:sz w:val="24"/>
          <w:szCs w:val="24"/>
        </w:rPr>
        <w:t xml:space="preserve">Chatting between clients during </w:t>
      </w:r>
      <w:ins w:id="18" w:author="Author">
        <w:r>
          <w:rPr>
            <w:b/>
            <w:color w:val="000000"/>
            <w:sz w:val="24"/>
            <w:szCs w:val="24"/>
          </w:rPr>
          <w:t>matches</w:t>
        </w:r>
      </w:ins>
      <w:del w:id="19" w:author="Author">
        <w:r>
          <w:rPr>
            <w:b/>
            <w:color w:val="000000"/>
            <w:sz w:val="24"/>
            <w:szCs w:val="24"/>
          </w:rPr>
          <w:delText>match's</w:delText>
        </w:r>
      </w:del>
      <w:r>
        <w:rPr>
          <w:b/>
          <w:color w:val="000000"/>
          <w:sz w:val="24"/>
          <w:szCs w:val="24"/>
        </w:rPr>
        <w:t xml:space="preserve"> </w:t>
      </w:r>
    </w:p>
    <w:p w14:paraId="7F457578" w14:textId="77777777" w:rsidR="00431D1C" w:rsidRDefault="00431D1C">
      <w:pPr>
        <w:widowControl w:val="0"/>
        <w:pBdr>
          <w:top w:val="nil"/>
          <w:left w:val="nil"/>
          <w:bottom w:val="nil"/>
          <w:right w:val="nil"/>
          <w:between w:val="nil"/>
        </w:pBdr>
        <w:spacing w:before="720" w:line="283" w:lineRule="auto"/>
        <w:ind w:left="6" w:right="48" w:firstLine="16"/>
        <w:rPr>
          <w:color w:val="000000"/>
          <w:sz w:val="24"/>
          <w:szCs w:val="24"/>
        </w:rPr>
      </w:pPr>
      <w:r>
        <w:rPr>
          <w:color w:val="000000"/>
          <w:sz w:val="24"/>
          <w:szCs w:val="24"/>
        </w:rPr>
        <w:t xml:space="preserve">For chatting between clients, we will want a message class that holds information such </w:t>
      </w:r>
      <w:proofErr w:type="gramStart"/>
      <w:r>
        <w:rPr>
          <w:color w:val="000000"/>
          <w:sz w:val="24"/>
          <w:szCs w:val="24"/>
        </w:rPr>
        <w:t>as  “</w:t>
      </w:r>
      <w:proofErr w:type="gramEnd"/>
      <w:r>
        <w:rPr>
          <w:color w:val="000000"/>
          <w:sz w:val="24"/>
          <w:szCs w:val="24"/>
        </w:rPr>
        <w:t xml:space="preserve">Message contents”, “Time”, “Username of sender” things like this. The GUI team will </w:t>
      </w:r>
      <w:proofErr w:type="gramStart"/>
      <w:r>
        <w:rPr>
          <w:color w:val="000000"/>
          <w:sz w:val="24"/>
          <w:szCs w:val="24"/>
        </w:rPr>
        <w:t>be  responsible</w:t>
      </w:r>
      <w:proofErr w:type="gramEnd"/>
      <w:r>
        <w:rPr>
          <w:color w:val="000000"/>
          <w:sz w:val="24"/>
          <w:szCs w:val="24"/>
        </w:rPr>
        <w:t xml:space="preserve"> for collecting the </w:t>
      </w:r>
      <w:ins w:id="20" w:author="Author">
        <w:r>
          <w:rPr>
            <w:color w:val="000000"/>
            <w:sz w:val="24"/>
            <w:szCs w:val="24"/>
          </w:rPr>
          <w:t>user's</w:t>
        </w:r>
      </w:ins>
      <w:del w:id="21" w:author="Author">
        <w:r>
          <w:rPr>
            <w:color w:val="000000"/>
            <w:sz w:val="24"/>
            <w:szCs w:val="24"/>
          </w:rPr>
          <w:delText>users</w:delText>
        </w:r>
      </w:del>
      <w:r>
        <w:rPr>
          <w:color w:val="000000"/>
          <w:sz w:val="24"/>
          <w:szCs w:val="24"/>
        </w:rPr>
        <w:t xml:space="preserve"> message and calling one our </w:t>
      </w:r>
      <w:proofErr w:type="spellStart"/>
      <w:r>
        <w:rPr>
          <w:color w:val="000000"/>
          <w:sz w:val="24"/>
          <w:szCs w:val="24"/>
        </w:rPr>
        <w:t>SendMessage</w:t>
      </w:r>
      <w:proofErr w:type="spellEnd"/>
      <w:r>
        <w:rPr>
          <w:color w:val="000000"/>
          <w:sz w:val="24"/>
          <w:szCs w:val="24"/>
        </w:rPr>
        <w:t>(</w:t>
      </w:r>
      <w:commentRangeStart w:id="22"/>
      <w:r>
        <w:rPr>
          <w:color w:val="000000"/>
          <w:sz w:val="24"/>
          <w:szCs w:val="24"/>
        </w:rPr>
        <w:t>Message  msg)</w:t>
      </w:r>
      <w:commentRangeEnd w:id="22"/>
      <w:r>
        <w:commentReference w:id="22"/>
      </w:r>
      <w:r>
        <w:rPr>
          <w:color w:val="000000"/>
          <w:sz w:val="24"/>
          <w:szCs w:val="24"/>
        </w:rPr>
        <w:t xml:space="preserve"> function and passing a message object to us. From there we will need to format </w:t>
      </w:r>
      <w:proofErr w:type="gramStart"/>
      <w:r>
        <w:rPr>
          <w:color w:val="000000"/>
          <w:sz w:val="24"/>
          <w:szCs w:val="24"/>
        </w:rPr>
        <w:t>this  information</w:t>
      </w:r>
      <w:proofErr w:type="gramEnd"/>
      <w:r>
        <w:rPr>
          <w:color w:val="000000"/>
          <w:sz w:val="24"/>
          <w:szCs w:val="24"/>
        </w:rPr>
        <w:t xml:space="preserve"> into a byte pattern which we can decode later and place this information into a  local variable within the Networking class called something like “</w:t>
      </w:r>
      <w:proofErr w:type="spellStart"/>
      <w:r>
        <w:rPr>
          <w:color w:val="000000"/>
          <w:sz w:val="24"/>
          <w:szCs w:val="24"/>
        </w:rPr>
        <w:t>msgToBeSent</w:t>
      </w:r>
      <w:proofErr w:type="spellEnd"/>
      <w:r>
        <w:rPr>
          <w:color w:val="000000"/>
          <w:sz w:val="24"/>
          <w:szCs w:val="24"/>
        </w:rPr>
        <w:t xml:space="preserve">” for the  data to be sent by the connection when it is ready( Multithreading means we can’t force  things to happen when we want to, but instead we wait until its ready).  </w:t>
      </w:r>
    </w:p>
    <w:p w14:paraId="26B88737" w14:textId="77777777" w:rsidR="00431D1C" w:rsidRDefault="00431D1C">
      <w:pPr>
        <w:widowControl w:val="0"/>
        <w:pBdr>
          <w:top w:val="nil"/>
          <w:left w:val="nil"/>
          <w:bottom w:val="nil"/>
          <w:right w:val="nil"/>
          <w:between w:val="nil"/>
        </w:pBdr>
        <w:spacing w:before="176" w:line="284" w:lineRule="auto"/>
        <w:ind w:left="3" w:right="165" w:hanging="3"/>
        <w:rPr>
          <w:color w:val="000000"/>
          <w:sz w:val="24"/>
          <w:szCs w:val="24"/>
        </w:rPr>
      </w:pPr>
      <w:r>
        <w:rPr>
          <w:color w:val="000000"/>
          <w:sz w:val="24"/>
          <w:szCs w:val="24"/>
        </w:rPr>
        <w:t xml:space="preserve">We will also need a sister function to this </w:t>
      </w:r>
      <w:proofErr w:type="spellStart"/>
      <w:proofErr w:type="gramStart"/>
      <w:r>
        <w:rPr>
          <w:color w:val="000000"/>
          <w:sz w:val="24"/>
          <w:szCs w:val="24"/>
        </w:rPr>
        <w:t>SendMessage</w:t>
      </w:r>
      <w:proofErr w:type="spellEnd"/>
      <w:r>
        <w:rPr>
          <w:color w:val="000000"/>
          <w:sz w:val="24"/>
          <w:szCs w:val="24"/>
        </w:rPr>
        <w:t>(</w:t>
      </w:r>
      <w:proofErr w:type="gramEnd"/>
      <w:r>
        <w:rPr>
          <w:color w:val="000000"/>
          <w:sz w:val="24"/>
          <w:szCs w:val="24"/>
        </w:rPr>
        <w:t xml:space="preserve">Bytes </w:t>
      </w:r>
      <w:proofErr w:type="spellStart"/>
      <w:r>
        <w:rPr>
          <w:color w:val="000000"/>
          <w:sz w:val="24"/>
          <w:szCs w:val="24"/>
        </w:rPr>
        <w:t>someName</w:t>
      </w:r>
      <w:proofErr w:type="spellEnd"/>
      <w:r>
        <w:rPr>
          <w:color w:val="000000"/>
          <w:sz w:val="24"/>
          <w:szCs w:val="24"/>
        </w:rPr>
        <w:t xml:space="preserve">) function, that  does the opposite, it would take the bytes received from the server and translate them  back into a Message() object, after that it would need to push it to the GUI team somehow  to display it. Before pushing it, we will have to double check that this message isn’t </w:t>
      </w:r>
      <w:proofErr w:type="gramStart"/>
      <w:r>
        <w:rPr>
          <w:color w:val="000000"/>
          <w:sz w:val="24"/>
          <w:szCs w:val="24"/>
        </w:rPr>
        <w:t>a  duplicate</w:t>
      </w:r>
      <w:proofErr w:type="gramEnd"/>
      <w:r>
        <w:rPr>
          <w:color w:val="000000"/>
          <w:sz w:val="24"/>
          <w:szCs w:val="24"/>
        </w:rPr>
        <w:t xml:space="preserve">, so we would check to make sure it doesn’t have the exact same values as the  previous message decoded. </w:t>
      </w:r>
    </w:p>
    <w:p w14:paraId="1027FDF5" w14:textId="77777777" w:rsidR="00431D1C" w:rsidRDefault="00431D1C">
      <w:pPr>
        <w:widowControl w:val="0"/>
        <w:pBdr>
          <w:top w:val="nil"/>
          <w:left w:val="nil"/>
          <w:bottom w:val="nil"/>
          <w:right w:val="nil"/>
          <w:between w:val="nil"/>
        </w:pBdr>
        <w:spacing w:before="1176" w:line="240" w:lineRule="auto"/>
        <w:ind w:right="1593"/>
        <w:jc w:val="right"/>
        <w:rPr>
          <w:b/>
          <w:color w:val="000000"/>
          <w:sz w:val="24"/>
          <w:szCs w:val="24"/>
        </w:rPr>
      </w:pPr>
      <w:r>
        <w:rPr>
          <w:b/>
          <w:color w:val="000000"/>
          <w:sz w:val="24"/>
          <w:szCs w:val="24"/>
        </w:rPr>
        <w:t xml:space="preserve">Updating the board state after the opponent moves </w:t>
      </w:r>
    </w:p>
    <w:p w14:paraId="69466396" w14:textId="77777777" w:rsidR="00431D1C" w:rsidRDefault="00431D1C">
      <w:pPr>
        <w:widowControl w:val="0"/>
        <w:pBdr>
          <w:top w:val="nil"/>
          <w:left w:val="nil"/>
          <w:bottom w:val="nil"/>
          <w:right w:val="nil"/>
          <w:between w:val="nil"/>
        </w:pBdr>
        <w:spacing w:before="719" w:line="283" w:lineRule="auto"/>
        <w:ind w:left="6" w:right="93" w:firstLine="16"/>
        <w:rPr>
          <w:color w:val="000000"/>
          <w:sz w:val="24"/>
          <w:szCs w:val="24"/>
        </w:rPr>
      </w:pPr>
      <w:r>
        <w:rPr>
          <w:color w:val="000000"/>
          <w:sz w:val="24"/>
          <w:szCs w:val="24"/>
        </w:rPr>
        <w:t xml:space="preserve">For this next section, we should have a function such as </w:t>
      </w:r>
      <w:proofErr w:type="spellStart"/>
      <w:proofErr w:type="gramStart"/>
      <w:r>
        <w:rPr>
          <w:color w:val="000000"/>
          <w:sz w:val="24"/>
          <w:szCs w:val="24"/>
        </w:rPr>
        <w:t>SendBoardState</w:t>
      </w:r>
      <w:proofErr w:type="spellEnd"/>
      <w:r>
        <w:rPr>
          <w:color w:val="000000"/>
          <w:sz w:val="24"/>
          <w:szCs w:val="24"/>
        </w:rPr>
        <w:t>(</w:t>
      </w:r>
      <w:proofErr w:type="gramEnd"/>
      <w:r>
        <w:rPr>
          <w:color w:val="000000"/>
          <w:sz w:val="24"/>
          <w:szCs w:val="24"/>
        </w:rPr>
        <w:t xml:space="preserve">Board board) </w:t>
      </w:r>
      <w:r>
        <w:rPr>
          <w:color w:val="000000"/>
          <w:sz w:val="24"/>
          <w:szCs w:val="24"/>
        </w:rPr>
        <w:lastRenderedPageBreak/>
        <w:t xml:space="preserve">that would be called by the game logic team. This function should take the board from </w:t>
      </w:r>
      <w:proofErr w:type="gramStart"/>
      <w:r>
        <w:rPr>
          <w:color w:val="000000"/>
          <w:sz w:val="24"/>
          <w:szCs w:val="24"/>
        </w:rPr>
        <w:t>the  argument</w:t>
      </w:r>
      <w:proofErr w:type="gramEnd"/>
      <w:r>
        <w:rPr>
          <w:color w:val="000000"/>
          <w:sz w:val="24"/>
          <w:szCs w:val="24"/>
        </w:rPr>
        <w:t xml:space="preserve"> and encode it into a byte format to be sent over the network and place it within a  local variable to be sent off when the connection is ready to do as such.</w:t>
      </w:r>
    </w:p>
    <w:p w14:paraId="4C676B8D" w14:textId="77777777" w:rsidR="00431D1C" w:rsidRDefault="00431D1C">
      <w:pPr>
        <w:widowControl w:val="0"/>
        <w:pBdr>
          <w:top w:val="nil"/>
          <w:left w:val="nil"/>
          <w:bottom w:val="nil"/>
          <w:right w:val="nil"/>
          <w:between w:val="nil"/>
        </w:pBdr>
        <w:spacing w:line="240" w:lineRule="auto"/>
        <w:ind w:left="4"/>
        <w:rPr>
          <w:color w:val="000000"/>
          <w:sz w:val="24"/>
          <w:szCs w:val="24"/>
        </w:rPr>
      </w:pPr>
      <w:r>
        <w:rPr>
          <w:color w:val="000000"/>
          <w:sz w:val="24"/>
          <w:szCs w:val="24"/>
        </w:rPr>
        <w:t xml:space="preserve">Another Sister function will be needed to decode this information </w:t>
      </w:r>
    </w:p>
    <w:p w14:paraId="3695D5F1" w14:textId="77777777" w:rsidR="00431D1C" w:rsidRDefault="00431D1C">
      <w:pPr>
        <w:widowControl w:val="0"/>
        <w:pBdr>
          <w:top w:val="nil"/>
          <w:left w:val="nil"/>
          <w:bottom w:val="nil"/>
          <w:right w:val="nil"/>
          <w:between w:val="nil"/>
        </w:pBdr>
        <w:spacing w:before="219" w:line="283" w:lineRule="auto"/>
        <w:ind w:left="22" w:right="330" w:firstLine="1"/>
        <w:rPr>
          <w:color w:val="000000"/>
          <w:sz w:val="24"/>
          <w:szCs w:val="24"/>
        </w:rPr>
      </w:pPr>
      <w:commentRangeStart w:id="23"/>
      <w:commentRangeStart w:id="24"/>
      <w:r>
        <w:rPr>
          <w:color w:val="000000"/>
          <w:sz w:val="24"/>
          <w:szCs w:val="24"/>
        </w:rPr>
        <w:t xml:space="preserve">In addition, we should have a </w:t>
      </w:r>
      <w:proofErr w:type="spellStart"/>
      <w:proofErr w:type="gramStart"/>
      <w:r>
        <w:rPr>
          <w:color w:val="000000"/>
          <w:sz w:val="24"/>
          <w:szCs w:val="24"/>
        </w:rPr>
        <w:t>EndUsersTurn</w:t>
      </w:r>
      <w:proofErr w:type="spellEnd"/>
      <w:r>
        <w:rPr>
          <w:color w:val="000000"/>
          <w:sz w:val="24"/>
          <w:szCs w:val="24"/>
        </w:rPr>
        <w:t>(</w:t>
      </w:r>
      <w:proofErr w:type="gramEnd"/>
      <w:r>
        <w:rPr>
          <w:color w:val="000000"/>
          <w:sz w:val="24"/>
          <w:szCs w:val="24"/>
        </w:rPr>
        <w:t xml:space="preserve">) function that lets the server know that this  players turn is done and thus the other players turn has begun  </w:t>
      </w:r>
    </w:p>
    <w:p w14:paraId="2D3D5099" w14:textId="77777777" w:rsidR="00431D1C" w:rsidRDefault="00431D1C">
      <w:pPr>
        <w:widowControl w:val="0"/>
        <w:pBdr>
          <w:top w:val="nil"/>
          <w:left w:val="nil"/>
          <w:bottom w:val="nil"/>
          <w:right w:val="nil"/>
          <w:between w:val="nil"/>
        </w:pBdr>
        <w:spacing w:before="176" w:line="283" w:lineRule="auto"/>
        <w:ind w:left="15" w:hanging="11"/>
        <w:rPr>
          <w:color w:val="000000"/>
          <w:sz w:val="24"/>
          <w:szCs w:val="24"/>
        </w:rPr>
      </w:pPr>
      <w:r>
        <w:rPr>
          <w:color w:val="000000"/>
          <w:sz w:val="24"/>
          <w:szCs w:val="24"/>
        </w:rPr>
        <w:t xml:space="preserve">As well as a sister function </w:t>
      </w:r>
      <w:proofErr w:type="spellStart"/>
      <w:proofErr w:type="gramStart"/>
      <w:r>
        <w:rPr>
          <w:color w:val="000000"/>
          <w:sz w:val="24"/>
          <w:szCs w:val="24"/>
        </w:rPr>
        <w:t>SetUsersTurn</w:t>
      </w:r>
      <w:proofErr w:type="spellEnd"/>
      <w:r>
        <w:rPr>
          <w:color w:val="000000"/>
          <w:sz w:val="24"/>
          <w:szCs w:val="24"/>
        </w:rPr>
        <w:t>(</w:t>
      </w:r>
      <w:proofErr w:type="gramEnd"/>
      <w:r>
        <w:rPr>
          <w:color w:val="000000"/>
          <w:sz w:val="24"/>
          <w:szCs w:val="24"/>
        </w:rPr>
        <w:t xml:space="preserve">) that sets lets the user know it their turn (bad way  of explaining it, but I can’t think of any other way at the moment) </w:t>
      </w:r>
      <w:commentRangeEnd w:id="23"/>
      <w:r>
        <w:commentReference w:id="23"/>
      </w:r>
      <w:commentRangeEnd w:id="24"/>
      <w:r>
        <w:commentReference w:id="24"/>
      </w:r>
    </w:p>
    <w:p w14:paraId="2449D374" w14:textId="77777777" w:rsidR="00431D1C" w:rsidRDefault="00431D1C">
      <w:pPr>
        <w:widowControl w:val="0"/>
        <w:pBdr>
          <w:top w:val="nil"/>
          <w:left w:val="nil"/>
          <w:bottom w:val="nil"/>
          <w:right w:val="nil"/>
          <w:between w:val="nil"/>
        </w:pBdr>
        <w:spacing w:before="1182" w:line="240" w:lineRule="auto"/>
        <w:jc w:val="center"/>
        <w:rPr>
          <w:b/>
          <w:color w:val="000000"/>
          <w:sz w:val="24"/>
          <w:szCs w:val="24"/>
        </w:rPr>
      </w:pPr>
      <w:r>
        <w:rPr>
          <w:b/>
          <w:color w:val="000000"/>
          <w:sz w:val="24"/>
          <w:szCs w:val="24"/>
        </w:rPr>
        <w:t xml:space="preserve">The Main Loop </w:t>
      </w:r>
    </w:p>
    <w:p w14:paraId="3F41C2C3" w14:textId="77777777" w:rsidR="00431D1C" w:rsidRDefault="00431D1C">
      <w:pPr>
        <w:widowControl w:val="0"/>
        <w:pBdr>
          <w:top w:val="nil"/>
          <w:left w:val="nil"/>
          <w:bottom w:val="nil"/>
          <w:right w:val="nil"/>
          <w:between w:val="nil"/>
        </w:pBdr>
        <w:spacing w:before="720" w:line="283" w:lineRule="auto"/>
        <w:ind w:left="15" w:right="113" w:hanging="10"/>
        <w:rPr>
          <w:color w:val="000000"/>
          <w:sz w:val="24"/>
          <w:szCs w:val="24"/>
        </w:rPr>
      </w:pPr>
      <w:r>
        <w:rPr>
          <w:color w:val="000000"/>
          <w:sz w:val="24"/>
          <w:szCs w:val="24"/>
        </w:rPr>
        <w:t xml:space="preserve">This is the core of our networking team, as it will act as the central location that uses </w:t>
      </w:r>
      <w:proofErr w:type="gramStart"/>
      <w:r>
        <w:rPr>
          <w:color w:val="000000"/>
          <w:sz w:val="24"/>
          <w:szCs w:val="24"/>
        </w:rPr>
        <w:t>most  of</w:t>
      </w:r>
      <w:proofErr w:type="gramEnd"/>
      <w:r>
        <w:rPr>
          <w:color w:val="000000"/>
          <w:sz w:val="24"/>
          <w:szCs w:val="24"/>
        </w:rPr>
        <w:t xml:space="preserve"> the functions we create </w:t>
      </w:r>
    </w:p>
    <w:p w14:paraId="58D98077" w14:textId="77777777" w:rsidR="00431D1C" w:rsidRDefault="00431D1C">
      <w:pPr>
        <w:widowControl w:val="0"/>
        <w:pBdr>
          <w:top w:val="nil"/>
          <w:left w:val="nil"/>
          <w:bottom w:val="nil"/>
          <w:right w:val="nil"/>
          <w:between w:val="nil"/>
        </w:pBdr>
        <w:spacing w:before="677" w:line="284" w:lineRule="auto"/>
        <w:ind w:right="161" w:firstLine="5"/>
        <w:rPr>
          <w:color w:val="000000"/>
          <w:sz w:val="24"/>
          <w:szCs w:val="24"/>
        </w:rPr>
      </w:pPr>
      <w:commentRangeStart w:id="25"/>
      <w:commentRangeStart w:id="26"/>
      <w:commentRangeStart w:id="27"/>
      <w:commentRangeStart w:id="28"/>
      <w:commentRangeStart w:id="29"/>
      <w:r>
        <w:rPr>
          <w:color w:val="000000"/>
          <w:sz w:val="24"/>
          <w:szCs w:val="24"/>
        </w:rPr>
        <w:t>The main networking loop must</w:t>
      </w:r>
      <w:commentRangeEnd w:id="25"/>
      <w:r>
        <w:commentReference w:id="25"/>
      </w:r>
      <w:commentRangeEnd w:id="26"/>
      <w:r>
        <w:commentReference w:id="26"/>
      </w:r>
      <w:commentRangeEnd w:id="27"/>
      <w:r>
        <w:commentReference w:id="27"/>
      </w:r>
      <w:commentRangeEnd w:id="28"/>
      <w:r>
        <w:commentReference w:id="28"/>
      </w:r>
      <w:commentRangeEnd w:id="29"/>
      <w:r>
        <w:commentReference w:id="29"/>
      </w:r>
      <w:r>
        <w:rPr>
          <w:color w:val="000000"/>
          <w:sz w:val="24"/>
          <w:szCs w:val="24"/>
        </w:rPr>
        <w:t xml:space="preserve"> be multithreaded as networking spends a lot of its </w:t>
      </w:r>
      <w:proofErr w:type="gramStart"/>
      <w:r>
        <w:rPr>
          <w:color w:val="000000"/>
          <w:sz w:val="24"/>
          <w:szCs w:val="24"/>
        </w:rPr>
        <w:t>time  waiting</w:t>
      </w:r>
      <w:proofErr w:type="gramEnd"/>
      <w:r>
        <w:rPr>
          <w:color w:val="000000"/>
          <w:sz w:val="24"/>
          <w:szCs w:val="24"/>
        </w:rPr>
        <w:t xml:space="preserve"> for a packet, and while waiting no other code can be executed, thus we must have  it in another thread. This means that our networking class will </w:t>
      </w:r>
      <w:r>
        <w:rPr>
          <w:b/>
          <w:color w:val="000000"/>
          <w:sz w:val="24"/>
          <w:szCs w:val="24"/>
        </w:rPr>
        <w:t xml:space="preserve">extend </w:t>
      </w:r>
      <w:r>
        <w:rPr>
          <w:color w:val="000000"/>
          <w:sz w:val="24"/>
          <w:szCs w:val="24"/>
        </w:rPr>
        <w:t>“</w:t>
      </w:r>
      <w:r>
        <w:rPr>
          <w:rFonts w:ascii="Consolas" w:eastAsia="Consolas" w:hAnsi="Consolas" w:cs="Consolas"/>
          <w:color w:val="000000"/>
        </w:rPr>
        <w:t>Thread</w:t>
      </w:r>
      <w:r>
        <w:rPr>
          <w:color w:val="000000"/>
          <w:sz w:val="24"/>
          <w:szCs w:val="24"/>
        </w:rPr>
        <w:t xml:space="preserve">” which </w:t>
      </w:r>
      <w:proofErr w:type="gramStart"/>
      <w:r>
        <w:rPr>
          <w:color w:val="000000"/>
          <w:sz w:val="24"/>
          <w:szCs w:val="24"/>
        </w:rPr>
        <w:t>is  java’s</w:t>
      </w:r>
      <w:proofErr w:type="gramEnd"/>
      <w:r>
        <w:rPr>
          <w:color w:val="000000"/>
          <w:sz w:val="24"/>
          <w:szCs w:val="24"/>
        </w:rPr>
        <w:t xml:space="preserve"> basic class for multithreading. </w:t>
      </w:r>
    </w:p>
    <w:p w14:paraId="2B2235F7" w14:textId="77777777" w:rsidR="00431D1C" w:rsidRDefault="00431D1C">
      <w:pPr>
        <w:widowControl w:val="0"/>
        <w:pBdr>
          <w:top w:val="nil"/>
          <w:left w:val="nil"/>
          <w:bottom w:val="nil"/>
          <w:right w:val="nil"/>
          <w:between w:val="nil"/>
        </w:pBdr>
        <w:spacing w:before="175" w:line="283" w:lineRule="auto"/>
        <w:ind w:left="4" w:right="159"/>
        <w:rPr>
          <w:color w:val="000000"/>
          <w:sz w:val="24"/>
          <w:szCs w:val="24"/>
        </w:rPr>
      </w:pPr>
      <w:r>
        <w:rPr>
          <w:color w:val="000000"/>
          <w:sz w:val="24"/>
          <w:szCs w:val="24"/>
        </w:rPr>
        <w:t xml:space="preserve">To utilize the multithreading we will need a </w:t>
      </w:r>
      <w:proofErr w:type="gramStart"/>
      <w:r>
        <w:rPr>
          <w:color w:val="000000"/>
          <w:sz w:val="24"/>
          <w:szCs w:val="24"/>
        </w:rPr>
        <w:t>run(</w:t>
      </w:r>
      <w:proofErr w:type="gramEnd"/>
      <w:r>
        <w:rPr>
          <w:color w:val="000000"/>
          <w:sz w:val="24"/>
          <w:szCs w:val="24"/>
        </w:rPr>
        <w:t xml:space="preserve">) function within the class, and this is what  will be run when </w:t>
      </w:r>
      <w:proofErr w:type="spellStart"/>
      <w:r>
        <w:rPr>
          <w:color w:val="000000"/>
          <w:sz w:val="24"/>
          <w:szCs w:val="24"/>
        </w:rPr>
        <w:t>OurClass.start</w:t>
      </w:r>
      <w:proofErr w:type="spellEnd"/>
      <w:r>
        <w:rPr>
          <w:color w:val="000000"/>
          <w:sz w:val="24"/>
          <w:szCs w:val="24"/>
        </w:rPr>
        <w:t xml:space="preserve">() is called </w:t>
      </w:r>
    </w:p>
    <w:p w14:paraId="5A7D0B50" w14:textId="77777777" w:rsidR="00431D1C" w:rsidRDefault="00431D1C">
      <w:pPr>
        <w:widowControl w:val="0"/>
        <w:pBdr>
          <w:top w:val="nil"/>
          <w:left w:val="nil"/>
          <w:bottom w:val="nil"/>
          <w:right w:val="nil"/>
          <w:between w:val="nil"/>
        </w:pBdr>
        <w:spacing w:before="676" w:line="240" w:lineRule="auto"/>
        <w:ind w:left="5"/>
        <w:rPr>
          <w:color w:val="000000"/>
          <w:sz w:val="24"/>
          <w:szCs w:val="24"/>
        </w:rPr>
      </w:pPr>
      <w:r>
        <w:rPr>
          <w:color w:val="000000"/>
          <w:sz w:val="24"/>
          <w:szCs w:val="24"/>
        </w:rPr>
        <w:t xml:space="preserve">The actual client-side loop will </w:t>
      </w:r>
      <w:proofErr w:type="spellStart"/>
      <w:r>
        <w:rPr>
          <w:color w:val="000000"/>
          <w:sz w:val="24"/>
          <w:szCs w:val="24"/>
        </w:rPr>
        <w:t>kinda</w:t>
      </w:r>
      <w:proofErr w:type="spellEnd"/>
      <w:r>
        <w:rPr>
          <w:color w:val="000000"/>
          <w:sz w:val="24"/>
          <w:szCs w:val="24"/>
        </w:rPr>
        <w:t xml:space="preserve"> go something like this.  </w:t>
      </w:r>
    </w:p>
    <w:p w14:paraId="0A27D9F4" w14:textId="77777777" w:rsidR="00431D1C" w:rsidRDefault="00431D1C">
      <w:pPr>
        <w:widowControl w:val="0"/>
        <w:pBdr>
          <w:top w:val="nil"/>
          <w:left w:val="nil"/>
          <w:bottom w:val="nil"/>
          <w:right w:val="nil"/>
          <w:between w:val="nil"/>
        </w:pBdr>
        <w:spacing w:before="220" w:line="240" w:lineRule="auto"/>
        <w:ind w:left="746"/>
        <w:rPr>
          <w:color w:val="000000"/>
          <w:sz w:val="24"/>
          <w:szCs w:val="24"/>
        </w:rPr>
      </w:pPr>
      <w:r>
        <w:rPr>
          <w:color w:val="000000"/>
          <w:sz w:val="24"/>
          <w:szCs w:val="24"/>
        </w:rPr>
        <w:t xml:space="preserve">1. Package/Send All data to the server </w:t>
      </w:r>
    </w:p>
    <w:p w14:paraId="35E1099B" w14:textId="77777777" w:rsidR="00431D1C" w:rsidRDefault="00431D1C">
      <w:pPr>
        <w:widowControl w:val="0"/>
        <w:pBdr>
          <w:top w:val="nil"/>
          <w:left w:val="nil"/>
          <w:bottom w:val="nil"/>
          <w:right w:val="nil"/>
          <w:between w:val="nil"/>
        </w:pBdr>
        <w:spacing w:before="219" w:line="240" w:lineRule="auto"/>
        <w:ind w:left="734"/>
        <w:rPr>
          <w:color w:val="000000"/>
          <w:sz w:val="24"/>
          <w:szCs w:val="24"/>
        </w:rPr>
      </w:pPr>
      <w:r>
        <w:rPr>
          <w:color w:val="000000"/>
          <w:sz w:val="24"/>
          <w:szCs w:val="24"/>
        </w:rPr>
        <w:t xml:space="preserve">2. Wait For </w:t>
      </w:r>
      <w:proofErr w:type="gramStart"/>
      <w:r>
        <w:rPr>
          <w:color w:val="000000"/>
          <w:sz w:val="24"/>
          <w:szCs w:val="24"/>
        </w:rPr>
        <w:t>servers</w:t>
      </w:r>
      <w:proofErr w:type="gramEnd"/>
      <w:r>
        <w:rPr>
          <w:color w:val="000000"/>
          <w:sz w:val="24"/>
          <w:szCs w:val="24"/>
        </w:rPr>
        <w:t xml:space="preserve"> package </w:t>
      </w:r>
    </w:p>
    <w:p w14:paraId="153A6058" w14:textId="77777777" w:rsidR="00431D1C" w:rsidRDefault="00431D1C">
      <w:pPr>
        <w:widowControl w:val="0"/>
        <w:pBdr>
          <w:top w:val="nil"/>
          <w:left w:val="nil"/>
          <w:bottom w:val="nil"/>
          <w:right w:val="nil"/>
          <w:between w:val="nil"/>
        </w:pBdr>
        <w:spacing w:before="64" w:line="240" w:lineRule="auto"/>
        <w:ind w:left="735"/>
        <w:rPr>
          <w:color w:val="000000"/>
          <w:sz w:val="24"/>
          <w:szCs w:val="24"/>
        </w:rPr>
      </w:pPr>
      <w:r>
        <w:rPr>
          <w:color w:val="000000"/>
          <w:sz w:val="24"/>
          <w:szCs w:val="24"/>
        </w:rPr>
        <w:t xml:space="preserve">3. </w:t>
      </w:r>
      <w:proofErr w:type="spellStart"/>
      <w:r>
        <w:rPr>
          <w:color w:val="000000"/>
          <w:sz w:val="24"/>
          <w:szCs w:val="24"/>
        </w:rPr>
        <w:t>Recive</w:t>
      </w:r>
      <w:proofErr w:type="spellEnd"/>
      <w:r>
        <w:rPr>
          <w:color w:val="000000"/>
          <w:sz w:val="24"/>
          <w:szCs w:val="24"/>
        </w:rPr>
        <w:t xml:space="preserve"> package and decode data, update content with this new data </w:t>
      </w:r>
    </w:p>
    <w:p w14:paraId="7B8ECC0F" w14:textId="77777777" w:rsidR="00431D1C" w:rsidRDefault="00431D1C">
      <w:pPr>
        <w:widowControl w:val="0"/>
        <w:pBdr>
          <w:top w:val="nil"/>
          <w:left w:val="nil"/>
          <w:bottom w:val="nil"/>
          <w:right w:val="nil"/>
          <w:between w:val="nil"/>
        </w:pBdr>
        <w:spacing w:before="560" w:line="283" w:lineRule="auto"/>
        <w:ind w:left="6" w:right="235" w:hanging="3"/>
        <w:rPr>
          <w:color w:val="000000"/>
          <w:sz w:val="24"/>
          <w:szCs w:val="24"/>
        </w:rPr>
      </w:pPr>
      <w:r>
        <w:rPr>
          <w:color w:val="000000"/>
          <w:sz w:val="24"/>
          <w:szCs w:val="24"/>
        </w:rPr>
        <w:t xml:space="preserve">We should also have a </w:t>
      </w:r>
      <w:proofErr w:type="spellStart"/>
      <w:proofErr w:type="gramStart"/>
      <w:r>
        <w:rPr>
          <w:color w:val="000000"/>
          <w:sz w:val="24"/>
          <w:szCs w:val="24"/>
        </w:rPr>
        <w:t>requestGame</w:t>
      </w:r>
      <w:proofErr w:type="spellEnd"/>
      <w:r>
        <w:rPr>
          <w:color w:val="000000"/>
          <w:sz w:val="24"/>
          <w:szCs w:val="24"/>
        </w:rPr>
        <w:t>(</w:t>
      </w:r>
      <w:proofErr w:type="gramEnd"/>
      <w:r>
        <w:rPr>
          <w:color w:val="000000"/>
          <w:sz w:val="24"/>
          <w:szCs w:val="24"/>
        </w:rPr>
        <w:t>) function that lets this loop know to send a request  to the server</w:t>
      </w:r>
    </w:p>
    <w:p w14:paraId="30374F37" w14:textId="77777777" w:rsidR="00431D1C" w:rsidRDefault="00431D1C">
      <w:pPr>
        <w:widowControl w:val="0"/>
        <w:pBdr>
          <w:top w:val="nil"/>
          <w:left w:val="nil"/>
          <w:bottom w:val="nil"/>
          <w:right w:val="nil"/>
          <w:between w:val="nil"/>
        </w:pBdr>
        <w:spacing w:line="283" w:lineRule="auto"/>
        <w:ind w:left="6" w:right="266" w:firstLine="16"/>
        <w:rPr>
          <w:color w:val="000000"/>
          <w:sz w:val="24"/>
          <w:szCs w:val="24"/>
        </w:rPr>
      </w:pPr>
      <w:r>
        <w:rPr>
          <w:color w:val="000000"/>
          <w:sz w:val="24"/>
          <w:szCs w:val="24"/>
        </w:rPr>
        <w:lastRenderedPageBreak/>
        <w:t xml:space="preserve">Before we enter the main loop of our networking code we should have a pre-loop of </w:t>
      </w:r>
      <w:proofErr w:type="gramStart"/>
      <w:r>
        <w:rPr>
          <w:color w:val="000000"/>
          <w:sz w:val="24"/>
          <w:szCs w:val="24"/>
        </w:rPr>
        <w:t>sorts  that</w:t>
      </w:r>
      <w:proofErr w:type="gramEnd"/>
      <w:r>
        <w:rPr>
          <w:color w:val="000000"/>
          <w:sz w:val="24"/>
          <w:szCs w:val="24"/>
        </w:rPr>
        <w:t xml:space="preserve"> waits and checks for authentication and only proceed if the server responds with a  positive or we cannot contact the server at as a fail safe </w:t>
      </w:r>
    </w:p>
    <w:p w14:paraId="54E6BCE2" w14:textId="77777777" w:rsidR="00431D1C" w:rsidRDefault="00431D1C">
      <w:pPr>
        <w:widowControl w:val="0"/>
        <w:pBdr>
          <w:top w:val="nil"/>
          <w:left w:val="nil"/>
          <w:bottom w:val="nil"/>
          <w:right w:val="nil"/>
          <w:between w:val="nil"/>
        </w:pBdr>
        <w:spacing w:before="676" w:line="240" w:lineRule="auto"/>
        <w:jc w:val="center"/>
        <w:rPr>
          <w:b/>
          <w:color w:val="000000"/>
          <w:sz w:val="24"/>
          <w:szCs w:val="24"/>
        </w:rPr>
      </w:pPr>
      <w:r>
        <w:rPr>
          <w:b/>
          <w:color w:val="000000"/>
          <w:sz w:val="24"/>
          <w:szCs w:val="24"/>
        </w:rPr>
        <w:t xml:space="preserve">Structure Of the Sent Data </w:t>
      </w:r>
    </w:p>
    <w:p w14:paraId="32E90404" w14:textId="77777777" w:rsidR="00431D1C" w:rsidRDefault="00431D1C">
      <w:pPr>
        <w:widowControl w:val="0"/>
        <w:pBdr>
          <w:top w:val="nil"/>
          <w:left w:val="nil"/>
          <w:bottom w:val="nil"/>
          <w:right w:val="nil"/>
          <w:between w:val="nil"/>
        </w:pBdr>
        <w:spacing w:before="224" w:line="283" w:lineRule="auto"/>
        <w:ind w:left="20" w:right="96" w:firstLine="2"/>
        <w:rPr>
          <w:color w:val="000000"/>
          <w:sz w:val="24"/>
          <w:szCs w:val="24"/>
        </w:rPr>
      </w:pPr>
      <w:commentRangeStart w:id="30"/>
      <w:r>
        <w:rPr>
          <w:color w:val="000000"/>
          <w:sz w:val="24"/>
          <w:szCs w:val="24"/>
        </w:rPr>
        <w:t>Feel free to recommend another method of sending our data on the network</w:t>
      </w:r>
      <w:commentRangeEnd w:id="30"/>
      <w:r>
        <w:commentReference w:id="30"/>
      </w:r>
      <w:r>
        <w:rPr>
          <w:color w:val="000000"/>
          <w:sz w:val="24"/>
          <w:szCs w:val="24"/>
        </w:rPr>
        <w:t xml:space="preserve">, I thought this </w:t>
      </w:r>
      <w:del w:id="31" w:author="Author">
        <w:r>
          <w:rPr>
            <w:color w:val="000000"/>
            <w:sz w:val="24"/>
            <w:szCs w:val="24"/>
          </w:rPr>
          <w:delText xml:space="preserve"> </w:delText>
        </w:r>
      </w:del>
      <w:r>
        <w:rPr>
          <w:color w:val="000000"/>
          <w:sz w:val="24"/>
          <w:szCs w:val="24"/>
        </w:rPr>
        <w:t xml:space="preserve">up in the shower lol, so any improvements would be appreciated </w:t>
      </w:r>
    </w:p>
    <w:p w14:paraId="304BE618" w14:textId="77777777" w:rsidR="00431D1C" w:rsidRDefault="00431D1C">
      <w:pPr>
        <w:widowControl w:val="0"/>
        <w:pBdr>
          <w:top w:val="nil"/>
          <w:left w:val="nil"/>
          <w:bottom w:val="nil"/>
          <w:right w:val="nil"/>
          <w:between w:val="nil"/>
        </w:pBdr>
        <w:spacing w:before="176" w:line="283" w:lineRule="auto"/>
        <w:ind w:left="15" w:right="72" w:firstLine="8"/>
        <w:rPr>
          <w:color w:val="000000"/>
          <w:sz w:val="24"/>
          <w:szCs w:val="24"/>
        </w:rPr>
      </w:pPr>
      <w:r>
        <w:rPr>
          <w:color w:val="000000"/>
          <w:sz w:val="24"/>
          <w:szCs w:val="24"/>
        </w:rPr>
        <w:t xml:space="preserve">My initial thoughts on this is for each “object/value/variable” we send over the network </w:t>
      </w:r>
      <w:proofErr w:type="gramStart"/>
      <w:r>
        <w:rPr>
          <w:color w:val="000000"/>
          <w:sz w:val="24"/>
          <w:szCs w:val="24"/>
        </w:rPr>
        <w:t>we  should</w:t>
      </w:r>
      <w:proofErr w:type="gramEnd"/>
      <w:r>
        <w:rPr>
          <w:color w:val="000000"/>
          <w:sz w:val="24"/>
          <w:szCs w:val="24"/>
        </w:rPr>
        <w:t xml:space="preserve"> pair it with two 4 byte int’s proceeding it. The first acts as a guide for how </w:t>
      </w:r>
      <w:proofErr w:type="gramStart"/>
      <w:r>
        <w:rPr>
          <w:color w:val="000000"/>
          <w:sz w:val="24"/>
          <w:szCs w:val="24"/>
        </w:rPr>
        <w:t>many  bytes</w:t>
      </w:r>
      <w:proofErr w:type="gramEnd"/>
      <w:r>
        <w:rPr>
          <w:color w:val="000000"/>
          <w:sz w:val="24"/>
          <w:szCs w:val="24"/>
        </w:rPr>
        <w:t xml:space="preserve"> it should read for this “value” and the second as an identifier as to what is being sent  over. </w:t>
      </w:r>
    </w:p>
    <w:p w14:paraId="6AC6FBFC" w14:textId="77777777" w:rsidR="00431D1C" w:rsidRDefault="00431D1C">
      <w:pPr>
        <w:widowControl w:val="0"/>
        <w:pBdr>
          <w:top w:val="nil"/>
          <w:left w:val="nil"/>
          <w:bottom w:val="nil"/>
          <w:right w:val="nil"/>
          <w:between w:val="nil"/>
        </w:pBdr>
        <w:spacing w:before="176" w:line="240" w:lineRule="auto"/>
        <w:ind w:left="11"/>
        <w:rPr>
          <w:color w:val="000000"/>
          <w:sz w:val="24"/>
          <w:szCs w:val="24"/>
        </w:rPr>
      </w:pPr>
      <w:proofErr w:type="gramStart"/>
      <w:r>
        <w:rPr>
          <w:color w:val="000000"/>
          <w:sz w:val="24"/>
          <w:szCs w:val="24"/>
        </w:rPr>
        <w:t>So</w:t>
      </w:r>
      <w:proofErr w:type="gramEnd"/>
      <w:r>
        <w:rPr>
          <w:color w:val="000000"/>
          <w:sz w:val="24"/>
          <w:szCs w:val="24"/>
        </w:rPr>
        <w:t xml:space="preserve"> it would look kind of like this </w:t>
      </w:r>
    </w:p>
    <w:p w14:paraId="6EBDE782" w14:textId="77777777" w:rsidR="00431D1C" w:rsidRDefault="00431D1C">
      <w:pPr>
        <w:widowControl w:val="0"/>
        <w:pBdr>
          <w:top w:val="nil"/>
          <w:left w:val="nil"/>
          <w:bottom w:val="nil"/>
          <w:right w:val="nil"/>
          <w:between w:val="nil"/>
        </w:pBdr>
        <w:spacing w:before="219" w:line="240" w:lineRule="auto"/>
        <w:ind w:left="18"/>
        <w:rPr>
          <w:color w:val="000000"/>
          <w:sz w:val="24"/>
          <w:szCs w:val="24"/>
        </w:rPr>
      </w:pPr>
      <w:r>
        <w:rPr>
          <w:color w:val="000000"/>
          <w:sz w:val="24"/>
          <w:szCs w:val="24"/>
        </w:rPr>
        <w:t>“</w:t>
      </w:r>
      <w:r>
        <w:rPr>
          <w:color w:val="000000"/>
          <w:sz w:val="24"/>
          <w:szCs w:val="24"/>
          <w:highlight w:val="yellow"/>
        </w:rPr>
        <w:t xml:space="preserve">0000 .... 0101 </w:t>
      </w:r>
      <w:r>
        <w:rPr>
          <w:color w:val="000000"/>
          <w:sz w:val="24"/>
          <w:szCs w:val="24"/>
          <w:highlight w:val="magenta"/>
        </w:rPr>
        <w:t xml:space="preserve">0000 .... 0001 </w:t>
      </w:r>
      <w:r>
        <w:rPr>
          <w:color w:val="000000"/>
          <w:sz w:val="24"/>
          <w:szCs w:val="24"/>
        </w:rPr>
        <w:t xml:space="preserve">1000 0101 .... 0000” </w:t>
      </w:r>
    </w:p>
    <w:p w14:paraId="066754E6" w14:textId="77777777" w:rsidR="00431D1C" w:rsidRDefault="00431D1C">
      <w:pPr>
        <w:widowControl w:val="0"/>
        <w:pBdr>
          <w:top w:val="nil"/>
          <w:left w:val="nil"/>
          <w:bottom w:val="nil"/>
          <w:right w:val="nil"/>
          <w:between w:val="nil"/>
        </w:pBdr>
        <w:spacing w:before="220" w:line="285" w:lineRule="auto"/>
        <w:ind w:left="19" w:right="173" w:hanging="7"/>
        <w:rPr>
          <w:color w:val="000000"/>
          <w:sz w:val="24"/>
          <w:szCs w:val="24"/>
        </w:rPr>
      </w:pPr>
      <w:r>
        <w:rPr>
          <w:color w:val="000000"/>
          <w:sz w:val="24"/>
          <w:szCs w:val="24"/>
        </w:rPr>
        <w:t xml:space="preserve">So the yellow section would inform the code about how many bits this value its about </w:t>
      </w:r>
      <w:proofErr w:type="gramStart"/>
      <w:r>
        <w:rPr>
          <w:color w:val="000000"/>
          <w:sz w:val="24"/>
          <w:szCs w:val="24"/>
        </w:rPr>
        <w:t>to  read</w:t>
      </w:r>
      <w:proofErr w:type="gramEnd"/>
      <w:r>
        <w:rPr>
          <w:color w:val="000000"/>
          <w:sz w:val="24"/>
          <w:szCs w:val="24"/>
        </w:rPr>
        <w:t xml:space="preserve"> will be and the purple section tells it what those bits represent, </w:t>
      </w:r>
      <w:proofErr w:type="spellStart"/>
      <w:r>
        <w:rPr>
          <w:color w:val="000000"/>
          <w:sz w:val="24"/>
          <w:szCs w:val="24"/>
        </w:rPr>
        <w:t>eg</w:t>
      </w:r>
      <w:proofErr w:type="spellEnd"/>
      <w:r>
        <w:rPr>
          <w:color w:val="000000"/>
          <w:sz w:val="24"/>
          <w:szCs w:val="24"/>
        </w:rPr>
        <w:t xml:space="preserve"> the value 1 means  its the leaderboard data or something like that  </w:t>
      </w:r>
    </w:p>
    <w:p w14:paraId="4530B9F8" w14:textId="77777777" w:rsidR="00431D1C" w:rsidRDefault="00431D1C">
      <w:pPr>
        <w:widowControl w:val="0"/>
        <w:pBdr>
          <w:top w:val="nil"/>
          <w:left w:val="nil"/>
          <w:bottom w:val="nil"/>
          <w:right w:val="nil"/>
          <w:between w:val="nil"/>
        </w:pBdr>
        <w:spacing w:before="174" w:line="283" w:lineRule="auto"/>
        <w:ind w:left="19" w:right="447" w:hanging="15"/>
        <w:rPr>
          <w:color w:val="000000"/>
          <w:sz w:val="24"/>
          <w:szCs w:val="24"/>
        </w:rPr>
      </w:pPr>
      <w:r>
        <w:rPr>
          <w:color w:val="000000"/>
          <w:sz w:val="24"/>
          <w:szCs w:val="24"/>
        </w:rPr>
        <w:t xml:space="preserve">And so when we want to send data we will just append everything that needs to be </w:t>
      </w:r>
      <w:proofErr w:type="gramStart"/>
      <w:r>
        <w:rPr>
          <w:color w:val="000000"/>
          <w:sz w:val="24"/>
          <w:szCs w:val="24"/>
        </w:rPr>
        <w:t>sent  into</w:t>
      </w:r>
      <w:proofErr w:type="gramEnd"/>
      <w:r>
        <w:rPr>
          <w:color w:val="000000"/>
          <w:sz w:val="24"/>
          <w:szCs w:val="24"/>
        </w:rPr>
        <w:t xml:space="preserve"> one packet and use this to decode it </w:t>
      </w:r>
    </w:p>
    <w:p w14:paraId="795B44B1" w14:textId="77777777" w:rsidR="00431D1C" w:rsidRDefault="00431D1C">
      <w:pPr>
        <w:widowControl w:val="0"/>
        <w:pBdr>
          <w:top w:val="nil"/>
          <w:left w:val="nil"/>
          <w:bottom w:val="nil"/>
          <w:right w:val="nil"/>
          <w:between w:val="nil"/>
        </w:pBdr>
        <w:spacing w:before="676" w:line="283" w:lineRule="auto"/>
        <w:ind w:left="22" w:right="443" w:hanging="18"/>
        <w:rPr>
          <w:color w:val="000000"/>
          <w:sz w:val="24"/>
          <w:szCs w:val="24"/>
        </w:rPr>
      </w:pPr>
      <w:r>
        <w:rPr>
          <w:color w:val="000000"/>
          <w:sz w:val="24"/>
          <w:szCs w:val="24"/>
        </w:rPr>
        <w:t xml:space="preserve">Alternatively, we could also skip the identifying bits and just hard code lengths for </w:t>
      </w:r>
      <w:proofErr w:type="gramStart"/>
      <w:r>
        <w:rPr>
          <w:color w:val="000000"/>
          <w:sz w:val="24"/>
          <w:szCs w:val="24"/>
        </w:rPr>
        <w:t>each  packet</w:t>
      </w:r>
      <w:proofErr w:type="gramEnd"/>
      <w:r>
        <w:rPr>
          <w:color w:val="000000"/>
          <w:sz w:val="24"/>
          <w:szCs w:val="24"/>
        </w:rPr>
        <w:t xml:space="preserve">, but this seems like a headache  </w:t>
      </w:r>
    </w:p>
    <w:p w14:paraId="3D674631" w14:textId="77777777" w:rsidR="00431D1C" w:rsidRDefault="00431D1C">
      <w:pPr>
        <w:widowControl w:val="0"/>
        <w:pBdr>
          <w:top w:val="nil"/>
          <w:left w:val="nil"/>
          <w:bottom w:val="nil"/>
          <w:right w:val="nil"/>
          <w:between w:val="nil"/>
        </w:pBdr>
        <w:spacing w:before="682" w:line="283" w:lineRule="auto"/>
        <w:ind w:left="15" w:right="608" w:hanging="11"/>
        <w:rPr>
          <w:color w:val="000000"/>
          <w:sz w:val="24"/>
          <w:szCs w:val="24"/>
        </w:rPr>
      </w:pPr>
      <w:commentRangeStart w:id="32"/>
      <w:commentRangeStart w:id="33"/>
      <w:r>
        <w:rPr>
          <w:color w:val="000000"/>
          <w:sz w:val="24"/>
          <w:szCs w:val="24"/>
        </w:rPr>
        <w:t xml:space="preserve">And our last option that I can think of right now is we could look for a library that has </w:t>
      </w:r>
      <w:proofErr w:type="gramStart"/>
      <w:r>
        <w:rPr>
          <w:color w:val="000000"/>
          <w:sz w:val="24"/>
          <w:szCs w:val="24"/>
        </w:rPr>
        <w:t>a  simplified</w:t>
      </w:r>
      <w:proofErr w:type="gramEnd"/>
      <w:r>
        <w:rPr>
          <w:color w:val="000000"/>
          <w:sz w:val="24"/>
          <w:szCs w:val="24"/>
        </w:rPr>
        <w:t xml:space="preserve"> networking protocol and use that </w:t>
      </w:r>
      <w:commentRangeEnd w:id="32"/>
      <w:r>
        <w:commentReference w:id="32"/>
      </w:r>
      <w:commentRangeEnd w:id="33"/>
      <w:r>
        <w:commentReference w:id="33"/>
      </w:r>
    </w:p>
    <w:p w14:paraId="3DFCA470" w14:textId="77777777" w:rsidR="00431D1C" w:rsidRDefault="00431D1C">
      <w:pPr>
        <w:widowControl w:val="0"/>
        <w:pBdr>
          <w:top w:val="nil"/>
          <w:left w:val="nil"/>
          <w:bottom w:val="nil"/>
          <w:right w:val="nil"/>
          <w:between w:val="nil"/>
        </w:pBdr>
        <w:spacing w:before="677" w:line="240" w:lineRule="auto"/>
        <w:jc w:val="center"/>
        <w:rPr>
          <w:b/>
          <w:color w:val="000000"/>
          <w:sz w:val="24"/>
          <w:szCs w:val="24"/>
        </w:rPr>
      </w:pPr>
      <w:commentRangeStart w:id="34"/>
      <w:commentRangeStart w:id="35"/>
      <w:r>
        <w:rPr>
          <w:b/>
          <w:color w:val="000000"/>
          <w:sz w:val="24"/>
          <w:szCs w:val="24"/>
        </w:rPr>
        <w:t xml:space="preserve">The Server-Side Loop </w:t>
      </w:r>
      <w:commentRangeEnd w:id="34"/>
      <w:r>
        <w:commentReference w:id="34"/>
      </w:r>
      <w:commentRangeEnd w:id="35"/>
      <w:r>
        <w:commentReference w:id="35"/>
      </w:r>
    </w:p>
    <w:p w14:paraId="203D1FFA" w14:textId="77777777" w:rsidR="00431D1C" w:rsidRDefault="00431D1C">
      <w:pPr>
        <w:widowControl w:val="0"/>
        <w:pBdr>
          <w:top w:val="nil"/>
          <w:left w:val="nil"/>
          <w:bottom w:val="nil"/>
          <w:right w:val="nil"/>
          <w:between w:val="nil"/>
        </w:pBdr>
        <w:spacing w:before="219" w:line="283" w:lineRule="auto"/>
        <w:ind w:left="6" w:right="153" w:hanging="1"/>
        <w:rPr>
          <w:color w:val="000000"/>
          <w:sz w:val="24"/>
          <w:szCs w:val="24"/>
        </w:rPr>
      </w:pPr>
      <w:commentRangeStart w:id="36"/>
      <w:r>
        <w:rPr>
          <w:color w:val="000000"/>
          <w:sz w:val="24"/>
          <w:szCs w:val="24"/>
        </w:rPr>
        <w:t xml:space="preserve">The server-side loop is not our top priority, but I do think we can get it done within the </w:t>
      </w:r>
      <w:proofErr w:type="gramStart"/>
      <w:r>
        <w:rPr>
          <w:color w:val="000000"/>
          <w:sz w:val="24"/>
          <w:szCs w:val="24"/>
        </w:rPr>
        <w:t>time  frame</w:t>
      </w:r>
      <w:proofErr w:type="gramEnd"/>
      <w:r>
        <w:rPr>
          <w:color w:val="000000"/>
          <w:sz w:val="24"/>
          <w:szCs w:val="24"/>
        </w:rPr>
        <w:t xml:space="preserve">, It will consist of 3 loops all running on different threads at the same time </w:t>
      </w:r>
      <w:commentRangeEnd w:id="36"/>
      <w:r>
        <w:commentReference w:id="36"/>
      </w:r>
    </w:p>
    <w:p w14:paraId="640071A4" w14:textId="77777777" w:rsidR="00431D1C" w:rsidRDefault="00431D1C">
      <w:pPr>
        <w:widowControl w:val="0"/>
        <w:pBdr>
          <w:top w:val="nil"/>
          <w:left w:val="nil"/>
          <w:bottom w:val="nil"/>
          <w:right w:val="nil"/>
          <w:between w:val="nil"/>
        </w:pBdr>
        <w:spacing w:before="177" w:line="283" w:lineRule="auto"/>
        <w:ind w:left="6" w:right="126" w:hanging="1"/>
        <w:rPr>
          <w:color w:val="000000"/>
          <w:sz w:val="24"/>
          <w:szCs w:val="24"/>
        </w:rPr>
      </w:pPr>
      <w:r>
        <w:rPr>
          <w:color w:val="000000"/>
          <w:sz w:val="24"/>
          <w:szCs w:val="24"/>
        </w:rPr>
        <w:t xml:space="preserve">The first loop is pretty simple it will, wait for connections accept them and pass them </w:t>
      </w:r>
      <w:proofErr w:type="gramStart"/>
      <w:r>
        <w:rPr>
          <w:color w:val="000000"/>
          <w:sz w:val="24"/>
          <w:szCs w:val="24"/>
        </w:rPr>
        <w:t xml:space="preserve">onto  </w:t>
      </w:r>
      <w:r>
        <w:rPr>
          <w:color w:val="000000"/>
          <w:sz w:val="24"/>
          <w:szCs w:val="24"/>
        </w:rPr>
        <w:lastRenderedPageBreak/>
        <w:t>the</w:t>
      </w:r>
      <w:proofErr w:type="gramEnd"/>
      <w:r>
        <w:rPr>
          <w:color w:val="000000"/>
          <w:sz w:val="24"/>
          <w:szCs w:val="24"/>
        </w:rPr>
        <w:t xml:space="preserve"> second loop</w:t>
      </w:r>
    </w:p>
    <w:p w14:paraId="001486C9" w14:textId="77777777" w:rsidR="00431D1C" w:rsidRDefault="00431D1C">
      <w:pPr>
        <w:widowControl w:val="0"/>
        <w:pBdr>
          <w:top w:val="nil"/>
          <w:left w:val="nil"/>
          <w:bottom w:val="nil"/>
          <w:right w:val="nil"/>
          <w:between w:val="nil"/>
        </w:pBdr>
        <w:spacing w:line="283" w:lineRule="auto"/>
        <w:ind w:left="5" w:right="247" w:hanging="1"/>
        <w:rPr>
          <w:color w:val="000000"/>
          <w:sz w:val="24"/>
          <w:szCs w:val="24"/>
        </w:rPr>
      </w:pPr>
      <w:r>
        <w:rPr>
          <w:color w:val="000000"/>
          <w:sz w:val="24"/>
          <w:szCs w:val="24"/>
        </w:rPr>
        <w:t xml:space="preserve">The Second loop is our authentication loop, it will compare the given username </w:t>
      </w:r>
      <w:proofErr w:type="gramStart"/>
      <w:r>
        <w:rPr>
          <w:color w:val="000000"/>
          <w:sz w:val="24"/>
          <w:szCs w:val="24"/>
        </w:rPr>
        <w:t>and  password</w:t>
      </w:r>
      <w:proofErr w:type="gramEnd"/>
      <w:r>
        <w:rPr>
          <w:color w:val="000000"/>
          <w:sz w:val="24"/>
          <w:szCs w:val="24"/>
        </w:rPr>
        <w:t xml:space="preserve"> with the username and pass </w:t>
      </w:r>
      <w:ins w:id="37" w:author="Author">
        <w:r>
          <w:rPr>
            <w:color w:val="000000"/>
            <w:sz w:val="24"/>
            <w:szCs w:val="24"/>
          </w:rPr>
          <w:t>it on the</w:t>
        </w:r>
      </w:ins>
      <w:del w:id="38" w:author="Author">
        <w:r>
          <w:rPr>
            <w:color w:val="000000"/>
            <w:sz w:val="24"/>
            <w:szCs w:val="24"/>
          </w:rPr>
          <w:delText>it has on</w:delText>
        </w:r>
      </w:del>
      <w:r>
        <w:rPr>
          <w:color w:val="000000"/>
          <w:sz w:val="24"/>
          <w:szCs w:val="24"/>
        </w:rPr>
        <w:t xml:space="preserve"> file. This loop will also be responsible </w:t>
      </w:r>
      <w:proofErr w:type="gramStart"/>
      <w:r>
        <w:rPr>
          <w:color w:val="000000"/>
          <w:sz w:val="24"/>
          <w:szCs w:val="24"/>
        </w:rPr>
        <w:t>for  the</w:t>
      </w:r>
      <w:proofErr w:type="gramEnd"/>
      <w:r>
        <w:rPr>
          <w:color w:val="000000"/>
          <w:sz w:val="24"/>
          <w:szCs w:val="24"/>
        </w:rPr>
        <w:t xml:space="preserve"> creating new users and adding them to the file </w:t>
      </w:r>
    </w:p>
    <w:p w14:paraId="2E837735" w14:textId="77777777" w:rsidR="00431D1C" w:rsidRDefault="00431D1C">
      <w:pPr>
        <w:widowControl w:val="0"/>
        <w:pBdr>
          <w:top w:val="nil"/>
          <w:left w:val="nil"/>
          <w:bottom w:val="nil"/>
          <w:right w:val="nil"/>
          <w:between w:val="nil"/>
        </w:pBdr>
        <w:spacing w:before="661" w:line="281" w:lineRule="auto"/>
        <w:ind w:left="5" w:right="236" w:hanging="1"/>
        <w:jc w:val="both"/>
        <w:rPr>
          <w:color w:val="000000"/>
          <w:sz w:val="24"/>
          <w:szCs w:val="24"/>
        </w:rPr>
      </w:pPr>
      <w:r>
        <w:rPr>
          <w:color w:val="000000"/>
          <w:sz w:val="24"/>
          <w:szCs w:val="24"/>
        </w:rPr>
        <w:t>The 3</w:t>
      </w:r>
      <w:r>
        <w:rPr>
          <w:color w:val="000000"/>
          <w:sz w:val="23"/>
          <w:szCs w:val="23"/>
          <w:vertAlign w:val="superscript"/>
        </w:rPr>
        <w:t xml:space="preserve">rd </w:t>
      </w:r>
      <w:r>
        <w:rPr>
          <w:color w:val="000000"/>
          <w:sz w:val="24"/>
          <w:szCs w:val="24"/>
        </w:rPr>
        <w:t xml:space="preserve">loop is our main loop that mirrors the main loop of the client, it should send some  data regularly, such as the leaderboard information, and also wait and listen to the client  for a game request, from there it would call the matchmaking system to see which of the  players it should match up together, after that it should add both of these to some sort of  list. The Server should then relay the other players data to each other using this list,  </w:t>
      </w:r>
    </w:p>
    <w:p w14:paraId="0480E9DA" w14:textId="77777777" w:rsidR="00431D1C" w:rsidRDefault="00431D1C">
      <w:pPr>
        <w:widowControl w:val="0"/>
        <w:pBdr>
          <w:top w:val="nil"/>
          <w:left w:val="nil"/>
          <w:bottom w:val="nil"/>
          <w:right w:val="nil"/>
          <w:between w:val="nil"/>
        </w:pBdr>
        <w:spacing w:before="16" w:line="283" w:lineRule="auto"/>
        <w:ind w:left="6" w:right="55" w:firstLine="8"/>
        <w:rPr>
          <w:color w:val="000000"/>
          <w:sz w:val="24"/>
          <w:szCs w:val="24"/>
        </w:rPr>
      </w:pPr>
      <w:r>
        <w:rPr>
          <w:color w:val="000000"/>
          <w:sz w:val="24"/>
          <w:szCs w:val="24"/>
        </w:rPr>
        <w:t xml:space="preserve">appending it to the regular data being sent. Do this till someone wins the game and </w:t>
      </w:r>
      <w:proofErr w:type="gramStart"/>
      <w:r>
        <w:rPr>
          <w:color w:val="000000"/>
          <w:sz w:val="24"/>
          <w:szCs w:val="24"/>
        </w:rPr>
        <w:t>change  the</w:t>
      </w:r>
      <w:proofErr w:type="gramEnd"/>
      <w:r>
        <w:rPr>
          <w:color w:val="000000"/>
          <w:sz w:val="24"/>
          <w:szCs w:val="24"/>
        </w:rPr>
        <w:t xml:space="preserve"> players stats and close the connection</w:t>
      </w:r>
    </w:p>
    <w:p w14:paraId="22A434BA" w14:textId="77777777" w:rsidR="0034505C" w:rsidRDefault="0034505C">
      <w:pPr>
        <w:widowControl w:val="0"/>
        <w:pBdr>
          <w:top w:val="nil"/>
          <w:left w:val="nil"/>
          <w:bottom w:val="nil"/>
          <w:right w:val="nil"/>
          <w:between w:val="nil"/>
        </w:pBdr>
        <w:spacing w:before="16" w:line="283" w:lineRule="auto"/>
        <w:ind w:left="6" w:right="55" w:firstLine="8"/>
        <w:rPr>
          <w:color w:val="000000"/>
          <w:sz w:val="24"/>
          <w:szCs w:val="24"/>
        </w:rPr>
      </w:pPr>
    </w:p>
    <w:p w14:paraId="3A981A62" w14:textId="77777777" w:rsidR="0034505C" w:rsidRDefault="0034505C">
      <w:pPr>
        <w:widowControl w:val="0"/>
        <w:pBdr>
          <w:top w:val="nil"/>
          <w:left w:val="nil"/>
          <w:bottom w:val="nil"/>
          <w:right w:val="nil"/>
          <w:between w:val="nil"/>
        </w:pBdr>
        <w:spacing w:before="16" w:line="283" w:lineRule="auto"/>
        <w:ind w:left="6" w:right="55" w:firstLine="8"/>
        <w:rPr>
          <w:color w:val="000000"/>
          <w:sz w:val="24"/>
          <w:szCs w:val="24"/>
        </w:rPr>
      </w:pPr>
    </w:p>
    <w:p w14:paraId="3A5E2EE4" w14:textId="77777777" w:rsidR="0034505C" w:rsidRDefault="0034505C">
      <w:pPr>
        <w:widowControl w:val="0"/>
        <w:pBdr>
          <w:top w:val="nil"/>
          <w:left w:val="nil"/>
          <w:bottom w:val="nil"/>
          <w:right w:val="nil"/>
          <w:between w:val="nil"/>
        </w:pBdr>
        <w:spacing w:before="16" w:line="283" w:lineRule="auto"/>
        <w:ind w:left="6" w:right="55" w:firstLine="8"/>
        <w:rPr>
          <w:color w:val="000000"/>
          <w:sz w:val="24"/>
          <w:szCs w:val="24"/>
        </w:rPr>
      </w:pPr>
    </w:p>
    <w:p w14:paraId="2308CBD0" w14:textId="77777777" w:rsidR="0034505C" w:rsidRDefault="0034505C">
      <w:pPr>
        <w:widowControl w:val="0"/>
        <w:pBdr>
          <w:top w:val="nil"/>
          <w:left w:val="nil"/>
          <w:bottom w:val="nil"/>
          <w:right w:val="nil"/>
          <w:between w:val="nil"/>
        </w:pBdr>
        <w:spacing w:before="16" w:line="283" w:lineRule="auto"/>
        <w:ind w:left="6" w:right="55" w:firstLine="8"/>
        <w:rPr>
          <w:color w:val="000000"/>
          <w:sz w:val="24"/>
          <w:szCs w:val="24"/>
        </w:rPr>
      </w:pPr>
    </w:p>
    <w:p w14:paraId="75990C5E" w14:textId="77777777" w:rsidR="0034505C" w:rsidRDefault="0034505C">
      <w:pPr>
        <w:widowControl w:val="0"/>
        <w:pBdr>
          <w:top w:val="nil"/>
          <w:left w:val="nil"/>
          <w:bottom w:val="nil"/>
          <w:right w:val="nil"/>
          <w:between w:val="nil"/>
        </w:pBdr>
        <w:spacing w:before="16" w:line="283" w:lineRule="auto"/>
        <w:ind w:left="6" w:right="55" w:firstLine="8"/>
        <w:rPr>
          <w:color w:val="000000"/>
          <w:sz w:val="24"/>
          <w:szCs w:val="24"/>
        </w:rPr>
      </w:pPr>
    </w:p>
    <w:p w14:paraId="3C592530" w14:textId="77777777" w:rsidR="0034505C" w:rsidRDefault="0034505C">
      <w:pPr>
        <w:widowControl w:val="0"/>
        <w:pBdr>
          <w:top w:val="nil"/>
          <w:left w:val="nil"/>
          <w:bottom w:val="nil"/>
          <w:right w:val="nil"/>
          <w:between w:val="nil"/>
        </w:pBdr>
        <w:spacing w:before="16" w:line="283" w:lineRule="auto"/>
        <w:ind w:left="6" w:right="55" w:firstLine="8"/>
        <w:rPr>
          <w:color w:val="000000"/>
          <w:sz w:val="24"/>
          <w:szCs w:val="24"/>
        </w:rPr>
      </w:pPr>
    </w:p>
    <w:p w14:paraId="3A41CB18" w14:textId="77777777" w:rsidR="0034505C" w:rsidRDefault="0034505C">
      <w:pPr>
        <w:widowControl w:val="0"/>
        <w:pBdr>
          <w:top w:val="nil"/>
          <w:left w:val="nil"/>
          <w:bottom w:val="nil"/>
          <w:right w:val="nil"/>
          <w:between w:val="nil"/>
        </w:pBdr>
        <w:spacing w:before="16" w:line="283" w:lineRule="auto"/>
        <w:ind w:left="6" w:right="55" w:firstLine="8"/>
        <w:rPr>
          <w:color w:val="000000"/>
          <w:sz w:val="24"/>
          <w:szCs w:val="24"/>
        </w:rPr>
      </w:pPr>
    </w:p>
    <w:p w14:paraId="23225411" w14:textId="77777777" w:rsidR="0034505C" w:rsidRDefault="0034505C">
      <w:pPr>
        <w:widowControl w:val="0"/>
        <w:pBdr>
          <w:top w:val="nil"/>
          <w:left w:val="nil"/>
          <w:bottom w:val="nil"/>
          <w:right w:val="nil"/>
          <w:between w:val="nil"/>
        </w:pBdr>
        <w:spacing w:before="16" w:line="283" w:lineRule="auto"/>
        <w:ind w:left="6" w:right="55" w:firstLine="8"/>
        <w:rPr>
          <w:color w:val="000000"/>
          <w:sz w:val="24"/>
          <w:szCs w:val="24"/>
        </w:rPr>
      </w:pPr>
    </w:p>
    <w:p w14:paraId="51545D8C" w14:textId="77777777" w:rsidR="0034505C" w:rsidRDefault="0034505C">
      <w:pPr>
        <w:widowControl w:val="0"/>
        <w:pBdr>
          <w:top w:val="nil"/>
          <w:left w:val="nil"/>
          <w:bottom w:val="nil"/>
          <w:right w:val="nil"/>
          <w:between w:val="nil"/>
        </w:pBdr>
        <w:spacing w:before="16" w:line="283" w:lineRule="auto"/>
        <w:ind w:left="6" w:right="55" w:firstLine="8"/>
        <w:rPr>
          <w:color w:val="000000"/>
          <w:sz w:val="24"/>
          <w:szCs w:val="24"/>
        </w:rPr>
      </w:pPr>
    </w:p>
    <w:p w14:paraId="067303CD" w14:textId="77777777" w:rsidR="0034505C" w:rsidRDefault="0034505C">
      <w:pPr>
        <w:widowControl w:val="0"/>
        <w:pBdr>
          <w:top w:val="nil"/>
          <w:left w:val="nil"/>
          <w:bottom w:val="nil"/>
          <w:right w:val="nil"/>
          <w:between w:val="nil"/>
        </w:pBdr>
        <w:spacing w:before="16" w:line="283" w:lineRule="auto"/>
        <w:ind w:left="6" w:right="55" w:firstLine="8"/>
        <w:rPr>
          <w:color w:val="000000"/>
          <w:sz w:val="24"/>
          <w:szCs w:val="24"/>
        </w:rPr>
      </w:pPr>
    </w:p>
    <w:p w14:paraId="236BA9CB" w14:textId="77777777" w:rsidR="0034505C" w:rsidRDefault="0034505C">
      <w:pPr>
        <w:widowControl w:val="0"/>
        <w:pBdr>
          <w:top w:val="nil"/>
          <w:left w:val="nil"/>
          <w:bottom w:val="nil"/>
          <w:right w:val="nil"/>
          <w:between w:val="nil"/>
        </w:pBdr>
        <w:spacing w:before="16" w:line="283" w:lineRule="auto"/>
        <w:ind w:left="6" w:right="55" w:firstLine="8"/>
        <w:rPr>
          <w:color w:val="000000"/>
          <w:sz w:val="24"/>
          <w:szCs w:val="24"/>
        </w:rPr>
      </w:pPr>
    </w:p>
    <w:p w14:paraId="47C51568" w14:textId="77777777" w:rsidR="0034505C" w:rsidRDefault="0034505C">
      <w:pPr>
        <w:widowControl w:val="0"/>
        <w:pBdr>
          <w:top w:val="nil"/>
          <w:left w:val="nil"/>
          <w:bottom w:val="nil"/>
          <w:right w:val="nil"/>
          <w:between w:val="nil"/>
        </w:pBdr>
        <w:spacing w:before="16" w:line="283" w:lineRule="auto"/>
        <w:ind w:left="6" w:right="55" w:firstLine="8"/>
        <w:rPr>
          <w:color w:val="000000"/>
          <w:sz w:val="24"/>
          <w:szCs w:val="24"/>
        </w:rPr>
      </w:pPr>
    </w:p>
    <w:p w14:paraId="323CF4EB" w14:textId="77777777" w:rsidR="0034505C" w:rsidRDefault="0034505C">
      <w:pPr>
        <w:widowControl w:val="0"/>
        <w:pBdr>
          <w:top w:val="nil"/>
          <w:left w:val="nil"/>
          <w:bottom w:val="nil"/>
          <w:right w:val="nil"/>
          <w:between w:val="nil"/>
        </w:pBdr>
        <w:spacing w:before="16" w:line="283" w:lineRule="auto"/>
        <w:ind w:left="6" w:right="55" w:firstLine="8"/>
        <w:rPr>
          <w:color w:val="000000"/>
          <w:sz w:val="24"/>
          <w:szCs w:val="24"/>
        </w:rPr>
      </w:pPr>
    </w:p>
    <w:p w14:paraId="198CC743" w14:textId="77777777" w:rsidR="0034505C" w:rsidRDefault="0034505C">
      <w:pPr>
        <w:widowControl w:val="0"/>
        <w:pBdr>
          <w:top w:val="nil"/>
          <w:left w:val="nil"/>
          <w:bottom w:val="nil"/>
          <w:right w:val="nil"/>
          <w:between w:val="nil"/>
        </w:pBdr>
        <w:spacing w:before="16" w:line="283" w:lineRule="auto"/>
        <w:ind w:left="6" w:right="55" w:firstLine="8"/>
        <w:rPr>
          <w:color w:val="000000"/>
          <w:sz w:val="24"/>
          <w:szCs w:val="24"/>
        </w:rPr>
      </w:pPr>
    </w:p>
    <w:p w14:paraId="4A3AC83C" w14:textId="77777777" w:rsidR="0034505C" w:rsidRDefault="0034505C">
      <w:pPr>
        <w:widowControl w:val="0"/>
        <w:pBdr>
          <w:top w:val="nil"/>
          <w:left w:val="nil"/>
          <w:bottom w:val="nil"/>
          <w:right w:val="nil"/>
          <w:between w:val="nil"/>
        </w:pBdr>
        <w:spacing w:before="16" w:line="283" w:lineRule="auto"/>
        <w:ind w:left="6" w:right="55" w:firstLine="8"/>
        <w:rPr>
          <w:color w:val="000000"/>
          <w:sz w:val="24"/>
          <w:szCs w:val="24"/>
        </w:rPr>
      </w:pPr>
    </w:p>
    <w:p w14:paraId="16ECD4F5" w14:textId="77777777" w:rsidR="0034505C" w:rsidRDefault="0034505C">
      <w:pPr>
        <w:widowControl w:val="0"/>
        <w:pBdr>
          <w:top w:val="nil"/>
          <w:left w:val="nil"/>
          <w:bottom w:val="nil"/>
          <w:right w:val="nil"/>
          <w:between w:val="nil"/>
        </w:pBdr>
        <w:spacing w:before="16" w:line="283" w:lineRule="auto"/>
        <w:ind w:left="6" w:right="55" w:firstLine="8"/>
        <w:rPr>
          <w:color w:val="000000"/>
          <w:sz w:val="24"/>
          <w:szCs w:val="24"/>
        </w:rPr>
      </w:pPr>
    </w:p>
    <w:p w14:paraId="0AFBBBD7" w14:textId="77777777" w:rsidR="00431D1C" w:rsidRDefault="00000000">
      <w:pPr>
        <w:jc w:val="center"/>
        <w:rPr>
          <w:rFonts w:ascii="Times New Roman" w:eastAsia="Times New Roman" w:hAnsi="Times New Roman" w:cs="Times New Roman"/>
          <w:b/>
        </w:rPr>
      </w:pPr>
      <w:sdt>
        <w:sdtPr>
          <w:tag w:val="goog_rdk_0"/>
          <w:id w:val="-991790596"/>
        </w:sdtPr>
        <w:sdtContent>
          <w:commentRangeStart w:id="39"/>
        </w:sdtContent>
      </w:sdt>
      <w:r w:rsidR="00431D1C">
        <w:rPr>
          <w:rFonts w:ascii="Times New Roman" w:eastAsia="Times New Roman" w:hAnsi="Times New Roman" w:cs="Times New Roman"/>
          <w:b/>
        </w:rPr>
        <w:t>SENG 300 – Group 8: Networking Team</w:t>
      </w:r>
      <w:commentRangeEnd w:id="39"/>
      <w:r w:rsidR="00431D1C">
        <w:commentReference w:id="39"/>
      </w:r>
    </w:p>
    <w:p w14:paraId="7661EAA6" w14:textId="77777777" w:rsidR="00431D1C" w:rsidRDefault="00431D1C">
      <w:pPr>
        <w:jc w:val="center"/>
        <w:rPr>
          <w:rFonts w:ascii="Times New Roman" w:eastAsia="Times New Roman" w:hAnsi="Times New Roman" w:cs="Times New Roman"/>
          <w:b/>
        </w:rPr>
      </w:pPr>
      <w:r>
        <w:rPr>
          <w:rFonts w:ascii="Times New Roman" w:eastAsia="Times New Roman" w:hAnsi="Times New Roman" w:cs="Times New Roman"/>
          <w:b/>
        </w:rPr>
        <w:t>Iteration 1 Planning</w:t>
      </w:r>
    </w:p>
    <w:p w14:paraId="2573EC10" w14:textId="77777777" w:rsidR="00431D1C" w:rsidRDefault="00431D1C">
      <w:pPr>
        <w:jc w:val="center"/>
        <w:rPr>
          <w:rFonts w:ascii="Times New Roman" w:eastAsia="Times New Roman" w:hAnsi="Times New Roman" w:cs="Times New Roman"/>
          <w:b/>
        </w:rPr>
      </w:pPr>
      <w:r>
        <w:rPr>
          <w:rFonts w:ascii="Times New Roman" w:eastAsia="Times New Roman" w:hAnsi="Times New Roman" w:cs="Times New Roman"/>
          <w:b/>
        </w:rPr>
        <w:t>Structure Diagram Planning</w:t>
      </w:r>
    </w:p>
    <w:p w14:paraId="6B33E685" w14:textId="77777777" w:rsidR="00431D1C" w:rsidRDefault="00431D1C">
      <w:pPr>
        <w:rPr>
          <w:rFonts w:ascii="Times New Roman" w:eastAsia="Times New Roman" w:hAnsi="Times New Roman" w:cs="Times New Roman"/>
          <w:b/>
        </w:rPr>
      </w:pPr>
    </w:p>
    <w:p w14:paraId="411F6BCF" w14:textId="77777777" w:rsidR="00431D1C" w:rsidRDefault="00000000">
      <w:pPr>
        <w:rPr>
          <w:rFonts w:ascii="Times New Roman" w:eastAsia="Times New Roman" w:hAnsi="Times New Roman" w:cs="Times New Roman"/>
        </w:rPr>
      </w:pPr>
      <w:sdt>
        <w:sdtPr>
          <w:tag w:val="goog_rdk_1"/>
          <w:id w:val="-1126929816"/>
        </w:sdtPr>
        <w:sdtContent>
          <w:commentRangeStart w:id="40"/>
        </w:sdtContent>
      </w:sdt>
      <w:sdt>
        <w:sdtPr>
          <w:tag w:val="goog_rdk_2"/>
          <w:id w:val="1889450668"/>
        </w:sdtPr>
        <w:sdtContent>
          <w:commentRangeStart w:id="41"/>
        </w:sdtContent>
      </w:sdt>
      <w:r w:rsidR="00431D1C">
        <w:rPr>
          <w:rFonts w:ascii="Times New Roman" w:eastAsia="Times New Roman" w:hAnsi="Times New Roman" w:cs="Times New Roman"/>
          <w:b/>
        </w:rPr>
        <w:t>Networking Class</w:t>
      </w:r>
      <w:r w:rsidR="00431D1C">
        <w:rPr>
          <w:rFonts w:ascii="Times New Roman" w:eastAsia="Times New Roman" w:hAnsi="Times New Roman" w:cs="Times New Roman"/>
        </w:rPr>
        <w:t>:</w:t>
      </w:r>
      <w:commentRangeEnd w:id="40"/>
      <w:r w:rsidR="00431D1C">
        <w:commentReference w:id="40"/>
      </w:r>
      <w:commentRangeEnd w:id="41"/>
      <w:r w:rsidR="00431D1C">
        <w:commentReference w:id="41"/>
      </w:r>
    </w:p>
    <w:p w14:paraId="6D77C8D3" w14:textId="77777777" w:rsidR="00431D1C" w:rsidRDefault="00431D1C">
      <w:pPr>
        <w:ind w:left="360"/>
        <w:rPr>
          <w:rFonts w:ascii="Times New Roman" w:eastAsia="Times New Roman" w:hAnsi="Times New Roman" w:cs="Times New Roman"/>
        </w:rPr>
      </w:pPr>
      <w:r>
        <w:rPr>
          <w:rFonts w:ascii="Times New Roman" w:eastAsia="Times New Roman" w:hAnsi="Times New Roman" w:cs="Times New Roman"/>
          <w:b/>
        </w:rPr>
        <w:t>Reasoning</w:t>
      </w:r>
      <w:r>
        <w:rPr>
          <w:rFonts w:ascii="Times New Roman" w:eastAsia="Times New Roman" w:hAnsi="Times New Roman" w:cs="Times New Roman"/>
        </w:rPr>
        <w:t>: There is a central networking loop that manages data transmission, multithreading, and interactions with other modules like authentication, leaderboard, and chat. This class serves as the backbone, ensuring server-client communication and task scheduling.</w:t>
      </w:r>
    </w:p>
    <w:p w14:paraId="276044AF" w14:textId="77777777" w:rsidR="00431D1C" w:rsidRDefault="00431D1C">
      <w:pPr>
        <w:ind w:left="360"/>
        <w:rPr>
          <w:rFonts w:ascii="Times New Roman" w:eastAsia="Times New Roman" w:hAnsi="Times New Roman" w:cs="Times New Roman"/>
        </w:rPr>
      </w:pPr>
      <w:r>
        <w:rPr>
          <w:rFonts w:ascii="Times New Roman" w:eastAsia="Times New Roman" w:hAnsi="Times New Roman" w:cs="Times New Roman"/>
          <w:b/>
        </w:rPr>
        <w:t>Responsibilities</w:t>
      </w:r>
      <w:r>
        <w:rPr>
          <w:rFonts w:ascii="Times New Roman" w:eastAsia="Times New Roman" w:hAnsi="Times New Roman" w:cs="Times New Roman"/>
        </w:rPr>
        <w:t xml:space="preserve">: </w:t>
      </w:r>
      <w:sdt>
        <w:sdtPr>
          <w:tag w:val="goog_rdk_3"/>
          <w:id w:val="-1061013004"/>
        </w:sdtPr>
        <w:sdtContent>
          <w:commentRangeStart w:id="42"/>
        </w:sdtContent>
      </w:sdt>
      <w:r>
        <w:rPr>
          <w:rFonts w:ascii="Times New Roman" w:eastAsia="Times New Roman" w:hAnsi="Times New Roman" w:cs="Times New Roman"/>
        </w:rPr>
        <w:t xml:space="preserve">Managing the networking loop, multithreading, and coordinating other networking operations (e.g., </w:t>
      </w:r>
      <w:proofErr w:type="spellStart"/>
      <w:r>
        <w:rPr>
          <w:rFonts w:ascii="Times New Roman" w:eastAsia="Times New Roman" w:hAnsi="Times New Roman" w:cs="Times New Roman"/>
        </w:rPr>
        <w:t>requestGame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sendData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receiveData</w:t>
      </w:r>
      <w:proofErr w:type="spellEnd"/>
      <w:r>
        <w:rPr>
          <w:rFonts w:ascii="Times New Roman" w:eastAsia="Times New Roman" w:hAnsi="Times New Roman" w:cs="Times New Roman"/>
        </w:rPr>
        <w:t>).</w:t>
      </w:r>
      <w:commentRangeEnd w:id="42"/>
      <w:r>
        <w:commentReference w:id="42"/>
      </w:r>
    </w:p>
    <w:p w14:paraId="3337B522" w14:textId="77777777" w:rsidR="00431D1C" w:rsidRDefault="00431D1C">
      <w:pPr>
        <w:ind w:left="360"/>
        <w:rPr>
          <w:rFonts w:ascii="Times New Roman" w:eastAsia="Times New Roman" w:hAnsi="Times New Roman" w:cs="Times New Roman"/>
        </w:rPr>
      </w:pPr>
    </w:p>
    <w:p w14:paraId="7B2C9EBB" w14:textId="77777777" w:rsidR="00431D1C" w:rsidRDefault="00431D1C">
      <w:pPr>
        <w:rPr>
          <w:rFonts w:ascii="Times New Roman" w:eastAsia="Times New Roman" w:hAnsi="Times New Roman" w:cs="Times New Roman"/>
        </w:rPr>
      </w:pPr>
      <w:proofErr w:type="spellStart"/>
      <w:r>
        <w:rPr>
          <w:rFonts w:ascii="Times New Roman" w:eastAsia="Times New Roman" w:hAnsi="Times New Roman" w:cs="Times New Roman"/>
          <w:b/>
        </w:rPr>
        <w:t>AuthenticationHandler</w:t>
      </w:r>
      <w:proofErr w:type="spellEnd"/>
      <w:r>
        <w:rPr>
          <w:rFonts w:ascii="Times New Roman" w:eastAsia="Times New Roman" w:hAnsi="Times New Roman" w:cs="Times New Roman"/>
        </w:rPr>
        <w:t>:</w:t>
      </w:r>
    </w:p>
    <w:p w14:paraId="79D273C6" w14:textId="77777777" w:rsidR="00431D1C" w:rsidRDefault="00431D1C">
      <w:pPr>
        <w:ind w:left="360"/>
        <w:rPr>
          <w:rFonts w:ascii="Times New Roman" w:eastAsia="Times New Roman" w:hAnsi="Times New Roman" w:cs="Times New Roman"/>
        </w:rPr>
      </w:pPr>
      <w:r>
        <w:rPr>
          <w:rFonts w:ascii="Times New Roman" w:eastAsia="Times New Roman" w:hAnsi="Times New Roman" w:cs="Times New Roman"/>
          <w:b/>
        </w:rPr>
        <w:t>Reasoning</w:t>
      </w:r>
      <w:r>
        <w:rPr>
          <w:rFonts w:ascii="Times New Roman" w:eastAsia="Times New Roman" w:hAnsi="Times New Roman" w:cs="Times New Roman"/>
        </w:rPr>
        <w:t xml:space="preserve">: </w:t>
      </w:r>
      <w:sdt>
        <w:sdtPr>
          <w:tag w:val="goog_rdk_4"/>
          <w:id w:val="-1599100207"/>
        </w:sdtPr>
        <w:sdtContent>
          <w:commentRangeStart w:id="43"/>
        </w:sdtContent>
      </w:sdt>
      <w:r>
        <w:rPr>
          <w:rFonts w:ascii="Times New Roman" w:eastAsia="Times New Roman" w:hAnsi="Times New Roman" w:cs="Times New Roman"/>
        </w:rPr>
        <w:t xml:space="preserve">Authentication (logging in, creating profiles) is a unique responsibility involving data preparation and response handling with the server and the authentication team’s </w:t>
      </w:r>
      <w:commentRangeEnd w:id="43"/>
      <w:r>
        <w:commentReference w:id="43"/>
      </w:r>
      <w:r>
        <w:rPr>
          <w:rFonts w:ascii="Times New Roman" w:eastAsia="Times New Roman" w:hAnsi="Times New Roman" w:cs="Times New Roman"/>
        </w:rPr>
        <w:t xml:space="preserve">functions. </w:t>
      </w:r>
      <w:sdt>
        <w:sdtPr>
          <w:tag w:val="goog_rdk_5"/>
          <w:id w:val="61147426"/>
        </w:sdtPr>
        <w:sdtContent>
          <w:commentRangeStart w:id="44"/>
        </w:sdtContent>
      </w:sdt>
      <w:r>
        <w:rPr>
          <w:rFonts w:ascii="Times New Roman" w:eastAsia="Times New Roman" w:hAnsi="Times New Roman" w:cs="Times New Roman"/>
        </w:rPr>
        <w:t>Separating it allows the class to focus solely on login and registration interactions</w:t>
      </w:r>
      <w:commentRangeEnd w:id="44"/>
      <w:r>
        <w:commentReference w:id="44"/>
      </w:r>
      <w:r>
        <w:rPr>
          <w:rFonts w:ascii="Times New Roman" w:eastAsia="Times New Roman" w:hAnsi="Times New Roman" w:cs="Times New Roman"/>
        </w:rPr>
        <w:t>.</w:t>
      </w:r>
    </w:p>
    <w:p w14:paraId="19B07F46" w14:textId="77777777" w:rsidR="00431D1C" w:rsidRDefault="00431D1C">
      <w:pPr>
        <w:ind w:left="360"/>
        <w:rPr>
          <w:rFonts w:ascii="Times New Roman" w:eastAsia="Times New Roman" w:hAnsi="Times New Roman" w:cs="Times New Roman"/>
        </w:rPr>
      </w:pPr>
      <w:r>
        <w:rPr>
          <w:rFonts w:ascii="Times New Roman" w:eastAsia="Times New Roman" w:hAnsi="Times New Roman" w:cs="Times New Roman"/>
          <w:b/>
        </w:rPr>
        <w:t>Responsibilities</w:t>
      </w:r>
      <w:r>
        <w:rPr>
          <w:rFonts w:ascii="Times New Roman" w:eastAsia="Times New Roman" w:hAnsi="Times New Roman" w:cs="Times New Roman"/>
        </w:rPr>
        <w:t>: Preparing data for login, managing responses, and enabling the network to interface smoothly with the Authentication &amp; Profile Team.</w:t>
      </w:r>
    </w:p>
    <w:p w14:paraId="230F5C26" w14:textId="77777777" w:rsidR="00431D1C" w:rsidRDefault="00431D1C">
      <w:pPr>
        <w:ind w:left="360"/>
        <w:rPr>
          <w:rFonts w:ascii="Times New Roman" w:eastAsia="Times New Roman" w:hAnsi="Times New Roman" w:cs="Times New Roman"/>
        </w:rPr>
      </w:pPr>
    </w:p>
    <w:p w14:paraId="1F4EEEBB" w14:textId="77777777" w:rsidR="00431D1C" w:rsidRDefault="00431D1C">
      <w:pPr>
        <w:rPr>
          <w:rFonts w:ascii="Times New Roman" w:eastAsia="Times New Roman" w:hAnsi="Times New Roman" w:cs="Times New Roman"/>
        </w:rPr>
      </w:pPr>
      <w:proofErr w:type="spellStart"/>
      <w:r>
        <w:rPr>
          <w:rFonts w:ascii="Times New Roman" w:eastAsia="Times New Roman" w:hAnsi="Times New Roman" w:cs="Times New Roman"/>
          <w:b/>
        </w:rPr>
        <w:t>LeaderboardHandler</w:t>
      </w:r>
      <w:proofErr w:type="spellEnd"/>
      <w:r>
        <w:rPr>
          <w:rFonts w:ascii="Times New Roman" w:eastAsia="Times New Roman" w:hAnsi="Times New Roman" w:cs="Times New Roman"/>
        </w:rPr>
        <w:t>:</w:t>
      </w:r>
    </w:p>
    <w:p w14:paraId="32293601" w14:textId="77777777" w:rsidR="00431D1C" w:rsidRDefault="00431D1C">
      <w:pPr>
        <w:ind w:left="360"/>
        <w:rPr>
          <w:rFonts w:ascii="Times New Roman" w:eastAsia="Times New Roman" w:hAnsi="Times New Roman" w:cs="Times New Roman"/>
        </w:rPr>
      </w:pPr>
      <w:r>
        <w:rPr>
          <w:rFonts w:ascii="Times New Roman" w:eastAsia="Times New Roman" w:hAnsi="Times New Roman" w:cs="Times New Roman"/>
          <w:b/>
        </w:rPr>
        <w:t>Reasoning</w:t>
      </w:r>
      <w:r>
        <w:rPr>
          <w:rFonts w:ascii="Times New Roman" w:eastAsia="Times New Roman" w:hAnsi="Times New Roman" w:cs="Times New Roman"/>
        </w:rPr>
        <w:t xml:space="preserve">: </w:t>
      </w:r>
      <w:sdt>
        <w:sdtPr>
          <w:tag w:val="goog_rdk_6"/>
          <w:id w:val="-1332828924"/>
        </w:sdtPr>
        <w:sdtContent>
          <w:commentRangeStart w:id="45"/>
        </w:sdtContent>
      </w:sdt>
      <w:r>
        <w:rPr>
          <w:rFonts w:ascii="Times New Roman" w:eastAsia="Times New Roman" w:hAnsi="Times New Roman" w:cs="Times New Roman"/>
        </w:rPr>
        <w:t>The project requires managing leaderboard data updates, retrieving data from the server, and syncing this information with the leaderboard and matchmaking systems.</w:t>
      </w:r>
      <w:commentRangeEnd w:id="45"/>
      <w:r>
        <w:commentReference w:id="45"/>
      </w:r>
      <w:r>
        <w:rPr>
          <w:rFonts w:ascii="Times New Roman" w:eastAsia="Times New Roman" w:hAnsi="Times New Roman" w:cs="Times New Roman"/>
        </w:rPr>
        <w:t xml:space="preserve"> Encapsulating these functions in a dedicated class simplifies updates and leaderboard-specific requests.</w:t>
      </w:r>
    </w:p>
    <w:p w14:paraId="7209956F" w14:textId="77777777" w:rsidR="00431D1C" w:rsidRDefault="00431D1C">
      <w:pPr>
        <w:ind w:left="360"/>
        <w:rPr>
          <w:rFonts w:ascii="Times New Roman" w:eastAsia="Times New Roman" w:hAnsi="Times New Roman" w:cs="Times New Roman"/>
        </w:rPr>
      </w:pPr>
      <w:r>
        <w:rPr>
          <w:rFonts w:ascii="Times New Roman" w:eastAsia="Times New Roman" w:hAnsi="Times New Roman" w:cs="Times New Roman"/>
          <w:b/>
        </w:rPr>
        <w:t>Responsibilities</w:t>
      </w:r>
      <w:r>
        <w:rPr>
          <w:rFonts w:ascii="Times New Roman" w:eastAsia="Times New Roman" w:hAnsi="Times New Roman" w:cs="Times New Roman"/>
        </w:rPr>
        <w:t>: Requesting and updating leaderboard data, ensuring data persistence across server restarts, and coordinating with the Leaderboard &amp; Matchmaking Team.</w:t>
      </w:r>
    </w:p>
    <w:p w14:paraId="74B6B1B1" w14:textId="77777777" w:rsidR="00431D1C" w:rsidRDefault="00431D1C">
      <w:pPr>
        <w:ind w:left="720"/>
        <w:rPr>
          <w:rFonts w:ascii="Times New Roman" w:eastAsia="Times New Roman" w:hAnsi="Times New Roman" w:cs="Times New Roman"/>
        </w:rPr>
      </w:pPr>
    </w:p>
    <w:p w14:paraId="1FCBC292" w14:textId="77777777" w:rsidR="00431D1C" w:rsidRDefault="00431D1C">
      <w:pPr>
        <w:rPr>
          <w:rFonts w:ascii="Times New Roman" w:eastAsia="Times New Roman" w:hAnsi="Times New Roman" w:cs="Times New Roman"/>
        </w:rPr>
      </w:pPr>
      <w:r>
        <w:rPr>
          <w:rFonts w:ascii="Times New Roman" w:eastAsia="Times New Roman" w:hAnsi="Times New Roman" w:cs="Times New Roman"/>
          <w:b/>
        </w:rPr>
        <w:t>ChatManager</w:t>
      </w:r>
      <w:r>
        <w:rPr>
          <w:rFonts w:ascii="Times New Roman" w:eastAsia="Times New Roman" w:hAnsi="Times New Roman" w:cs="Times New Roman"/>
        </w:rPr>
        <w:t>:</w:t>
      </w:r>
    </w:p>
    <w:p w14:paraId="66F42AD6" w14:textId="77777777" w:rsidR="00431D1C" w:rsidRDefault="00431D1C">
      <w:pPr>
        <w:ind w:left="360"/>
        <w:rPr>
          <w:rFonts w:ascii="Times New Roman" w:eastAsia="Times New Roman" w:hAnsi="Times New Roman" w:cs="Times New Roman"/>
        </w:rPr>
      </w:pPr>
      <w:r>
        <w:rPr>
          <w:rFonts w:ascii="Times New Roman" w:eastAsia="Times New Roman" w:hAnsi="Times New Roman" w:cs="Times New Roman"/>
          <w:b/>
        </w:rPr>
        <w:t>Reasoning</w:t>
      </w:r>
      <w:r>
        <w:rPr>
          <w:rFonts w:ascii="Times New Roman" w:eastAsia="Times New Roman" w:hAnsi="Times New Roman" w:cs="Times New Roman"/>
        </w:rPr>
        <w:t>: Since chatting requires processing and relaying messages between clients, a class that handles message formatting, storage, and delivery is essential. It also ensures chat messages are managed independently from other types of data.</w:t>
      </w:r>
    </w:p>
    <w:p w14:paraId="401C3EBD" w14:textId="77777777" w:rsidR="00431D1C" w:rsidRDefault="00431D1C">
      <w:pPr>
        <w:ind w:left="360"/>
        <w:rPr>
          <w:rFonts w:ascii="Times New Roman" w:eastAsia="Times New Roman" w:hAnsi="Times New Roman" w:cs="Times New Roman"/>
        </w:rPr>
      </w:pPr>
      <w:r>
        <w:rPr>
          <w:rFonts w:ascii="Times New Roman" w:eastAsia="Times New Roman" w:hAnsi="Times New Roman" w:cs="Times New Roman"/>
          <w:b/>
        </w:rPr>
        <w:t>Responsibilities</w:t>
      </w:r>
      <w:r>
        <w:rPr>
          <w:rFonts w:ascii="Times New Roman" w:eastAsia="Times New Roman" w:hAnsi="Times New Roman" w:cs="Times New Roman"/>
        </w:rPr>
        <w:t xml:space="preserve">: Sending and receiving chat messages, </w:t>
      </w:r>
      <w:sdt>
        <w:sdtPr>
          <w:tag w:val="goog_rdk_7"/>
          <w:id w:val="-1437124803"/>
        </w:sdtPr>
        <w:sdtContent>
          <w:commentRangeStart w:id="46"/>
        </w:sdtContent>
      </w:sdt>
      <w:sdt>
        <w:sdtPr>
          <w:tag w:val="goog_rdk_8"/>
          <w:id w:val="1850592135"/>
        </w:sdtPr>
        <w:sdtContent>
          <w:commentRangeStart w:id="47"/>
        </w:sdtContent>
      </w:sdt>
      <w:r>
        <w:rPr>
          <w:rFonts w:ascii="Times New Roman" w:eastAsia="Times New Roman" w:hAnsi="Times New Roman" w:cs="Times New Roman"/>
        </w:rPr>
        <w:t>decoding incoming messages</w:t>
      </w:r>
      <w:commentRangeEnd w:id="46"/>
      <w:r>
        <w:commentReference w:id="46"/>
      </w:r>
      <w:commentRangeEnd w:id="47"/>
      <w:r>
        <w:commentReference w:id="47"/>
      </w:r>
      <w:r>
        <w:rPr>
          <w:rFonts w:ascii="Times New Roman" w:eastAsia="Times New Roman" w:hAnsi="Times New Roman" w:cs="Times New Roman"/>
        </w:rPr>
        <w:t>, managing message uniqueness, and ensuring data is synchronized with the GUI team’s display requirements.</w:t>
      </w:r>
    </w:p>
    <w:p w14:paraId="169FC130" w14:textId="77777777" w:rsidR="00431D1C" w:rsidRDefault="00431D1C">
      <w:pPr>
        <w:ind w:left="720"/>
        <w:rPr>
          <w:rFonts w:ascii="Times New Roman" w:eastAsia="Times New Roman" w:hAnsi="Times New Roman" w:cs="Times New Roman"/>
        </w:rPr>
      </w:pPr>
    </w:p>
    <w:p w14:paraId="57AF660F" w14:textId="77777777" w:rsidR="0034505C" w:rsidRDefault="0034505C">
      <w:pPr>
        <w:ind w:left="720"/>
        <w:rPr>
          <w:rFonts w:ascii="Times New Roman" w:eastAsia="Times New Roman" w:hAnsi="Times New Roman" w:cs="Times New Roman"/>
        </w:rPr>
      </w:pPr>
    </w:p>
    <w:p w14:paraId="20E9F58E" w14:textId="77777777" w:rsidR="0034505C" w:rsidRDefault="0034505C">
      <w:pPr>
        <w:ind w:left="720"/>
        <w:rPr>
          <w:rFonts w:ascii="Times New Roman" w:eastAsia="Times New Roman" w:hAnsi="Times New Roman" w:cs="Times New Roman"/>
        </w:rPr>
      </w:pPr>
    </w:p>
    <w:p w14:paraId="09C310D4" w14:textId="77777777" w:rsidR="00431D1C" w:rsidRDefault="00431D1C">
      <w:pPr>
        <w:rPr>
          <w:rFonts w:ascii="Times New Roman" w:eastAsia="Times New Roman" w:hAnsi="Times New Roman" w:cs="Times New Roman"/>
        </w:rPr>
      </w:pPr>
      <w:proofErr w:type="spellStart"/>
      <w:r>
        <w:rPr>
          <w:rFonts w:ascii="Times New Roman" w:eastAsia="Times New Roman" w:hAnsi="Times New Roman" w:cs="Times New Roman"/>
          <w:b/>
        </w:rPr>
        <w:lastRenderedPageBreak/>
        <w:t>GameSyncManager</w:t>
      </w:r>
      <w:proofErr w:type="spellEnd"/>
      <w:r>
        <w:rPr>
          <w:rFonts w:ascii="Times New Roman" w:eastAsia="Times New Roman" w:hAnsi="Times New Roman" w:cs="Times New Roman"/>
        </w:rPr>
        <w:t>:</w:t>
      </w:r>
    </w:p>
    <w:p w14:paraId="1B6945F2" w14:textId="77777777" w:rsidR="00431D1C" w:rsidRDefault="00431D1C">
      <w:pPr>
        <w:ind w:left="360"/>
        <w:rPr>
          <w:rFonts w:ascii="Times New Roman" w:eastAsia="Times New Roman" w:hAnsi="Times New Roman" w:cs="Times New Roman"/>
        </w:rPr>
      </w:pPr>
      <w:r>
        <w:rPr>
          <w:rFonts w:ascii="Times New Roman" w:eastAsia="Times New Roman" w:hAnsi="Times New Roman" w:cs="Times New Roman"/>
          <w:b/>
        </w:rPr>
        <w:t>Reasoning</w:t>
      </w:r>
      <w:r>
        <w:rPr>
          <w:rFonts w:ascii="Times New Roman" w:eastAsia="Times New Roman" w:hAnsi="Times New Roman" w:cs="Times New Roman"/>
        </w:rPr>
        <w:t>: This class is based on the need to synchronize board state updates across clients. By creating a dedicated class, all functions related to sending and receiving game states are consolidated.</w:t>
      </w:r>
    </w:p>
    <w:p w14:paraId="30AD1FD8" w14:textId="77777777" w:rsidR="00431D1C" w:rsidRDefault="00431D1C">
      <w:pPr>
        <w:ind w:left="360"/>
        <w:rPr>
          <w:rFonts w:ascii="Times New Roman" w:eastAsia="Times New Roman" w:hAnsi="Times New Roman" w:cs="Times New Roman"/>
        </w:rPr>
      </w:pPr>
      <w:r>
        <w:rPr>
          <w:rFonts w:ascii="Times New Roman" w:eastAsia="Times New Roman" w:hAnsi="Times New Roman" w:cs="Times New Roman"/>
          <w:b/>
        </w:rPr>
        <w:t>Responsibilities</w:t>
      </w:r>
      <w:r>
        <w:rPr>
          <w:rFonts w:ascii="Times New Roman" w:eastAsia="Times New Roman" w:hAnsi="Times New Roman" w:cs="Times New Roman"/>
        </w:rPr>
        <w:t xml:space="preserve">: </w:t>
      </w:r>
      <w:sdt>
        <w:sdtPr>
          <w:tag w:val="goog_rdk_9"/>
          <w:id w:val="-374315960"/>
        </w:sdtPr>
        <w:sdtContent>
          <w:commentRangeStart w:id="48"/>
        </w:sdtContent>
      </w:sdt>
      <w:r>
        <w:rPr>
          <w:rFonts w:ascii="Times New Roman" w:eastAsia="Times New Roman" w:hAnsi="Times New Roman" w:cs="Times New Roman"/>
        </w:rPr>
        <w:t>Sending and receiving board state updates</w:t>
      </w:r>
      <w:commentRangeEnd w:id="48"/>
      <w:r>
        <w:commentReference w:id="48"/>
      </w:r>
      <w:r>
        <w:rPr>
          <w:rFonts w:ascii="Times New Roman" w:eastAsia="Times New Roman" w:hAnsi="Times New Roman" w:cs="Times New Roman"/>
        </w:rPr>
        <w:t>, signaling turn changes, and interacting with the Game Logic Team for state encoding and decoding.</w:t>
      </w:r>
    </w:p>
    <w:p w14:paraId="7CAB6D85" w14:textId="77777777" w:rsidR="00431D1C" w:rsidRDefault="00431D1C">
      <w:pPr>
        <w:ind w:left="720"/>
        <w:rPr>
          <w:rFonts w:ascii="Times New Roman" w:eastAsia="Times New Roman" w:hAnsi="Times New Roman" w:cs="Times New Roman"/>
        </w:rPr>
      </w:pPr>
    </w:p>
    <w:p w14:paraId="57956F2A" w14:textId="77777777" w:rsidR="00431D1C" w:rsidRDefault="00000000">
      <w:pPr>
        <w:rPr>
          <w:rFonts w:ascii="Times New Roman" w:eastAsia="Times New Roman" w:hAnsi="Times New Roman" w:cs="Times New Roman"/>
        </w:rPr>
      </w:pPr>
      <w:sdt>
        <w:sdtPr>
          <w:tag w:val="goog_rdk_10"/>
          <w:id w:val="-1818479760"/>
        </w:sdtPr>
        <w:sdtContent>
          <w:commentRangeStart w:id="49"/>
        </w:sdtContent>
      </w:sdt>
      <w:proofErr w:type="spellStart"/>
      <w:r w:rsidR="00431D1C">
        <w:rPr>
          <w:rFonts w:ascii="Times New Roman" w:eastAsia="Times New Roman" w:hAnsi="Times New Roman" w:cs="Times New Roman"/>
          <w:b/>
        </w:rPr>
        <w:t>ServerRelay</w:t>
      </w:r>
      <w:proofErr w:type="spellEnd"/>
      <w:r w:rsidR="00431D1C">
        <w:rPr>
          <w:rFonts w:ascii="Times New Roman" w:eastAsia="Times New Roman" w:hAnsi="Times New Roman" w:cs="Times New Roman"/>
        </w:rPr>
        <w:t>:</w:t>
      </w:r>
      <w:commentRangeEnd w:id="49"/>
      <w:r w:rsidR="00431D1C">
        <w:commentReference w:id="49"/>
      </w:r>
    </w:p>
    <w:p w14:paraId="1AD6952C" w14:textId="77777777" w:rsidR="00431D1C" w:rsidRDefault="00431D1C">
      <w:pPr>
        <w:ind w:left="360"/>
        <w:rPr>
          <w:rFonts w:ascii="Times New Roman" w:eastAsia="Times New Roman" w:hAnsi="Times New Roman" w:cs="Times New Roman"/>
        </w:rPr>
      </w:pPr>
      <w:r>
        <w:rPr>
          <w:rFonts w:ascii="Times New Roman" w:eastAsia="Times New Roman" w:hAnsi="Times New Roman" w:cs="Times New Roman"/>
          <w:b/>
        </w:rPr>
        <w:t>Reasoning</w:t>
      </w:r>
      <w:r>
        <w:rPr>
          <w:rFonts w:ascii="Times New Roman" w:eastAsia="Times New Roman" w:hAnsi="Times New Roman" w:cs="Times New Roman"/>
        </w:rPr>
        <w:t>: The server-side loop needs a class to accept connections, manage client authentication, and relay data between clients. Since it acts as an intermediary, encapsulating this logic allows the server to focus on connection management and data relaying without getting entangled with client-side responsibilities.</w:t>
      </w:r>
    </w:p>
    <w:p w14:paraId="35257694" w14:textId="77777777" w:rsidR="00431D1C" w:rsidRDefault="00431D1C">
      <w:pPr>
        <w:ind w:left="360"/>
        <w:rPr>
          <w:rFonts w:ascii="Times New Roman" w:eastAsia="Times New Roman" w:hAnsi="Times New Roman" w:cs="Times New Roman"/>
        </w:rPr>
      </w:pPr>
      <w:r>
        <w:rPr>
          <w:rFonts w:ascii="Times New Roman" w:eastAsia="Times New Roman" w:hAnsi="Times New Roman" w:cs="Times New Roman"/>
          <w:b/>
        </w:rPr>
        <w:t>Responsibilities</w:t>
      </w:r>
      <w:r>
        <w:rPr>
          <w:rFonts w:ascii="Times New Roman" w:eastAsia="Times New Roman" w:hAnsi="Times New Roman" w:cs="Times New Roman"/>
        </w:rPr>
        <w:t>: Authenticating clients, matching players, relaying game data, and coordinating with the leaderboard and matchmaking systems.</w:t>
      </w:r>
    </w:p>
    <w:p w14:paraId="7942CB14" w14:textId="77777777" w:rsidR="00431D1C" w:rsidRDefault="00431D1C">
      <w:pPr>
        <w:rPr>
          <w:rFonts w:ascii="Times New Roman" w:eastAsia="Times New Roman" w:hAnsi="Times New Roman" w:cs="Times New Roman"/>
          <w:b/>
        </w:rPr>
      </w:pPr>
    </w:p>
    <w:p w14:paraId="1275AAC4" w14:textId="77777777" w:rsidR="00431D1C" w:rsidRDefault="00431D1C">
      <w:pPr>
        <w:rPr>
          <w:rFonts w:ascii="Times New Roman" w:eastAsia="Times New Roman" w:hAnsi="Times New Roman" w:cs="Times New Roman"/>
          <w:b/>
          <w:u w:val="single"/>
        </w:rPr>
      </w:pPr>
      <w:r>
        <w:rPr>
          <w:rFonts w:ascii="Times New Roman" w:eastAsia="Times New Roman" w:hAnsi="Times New Roman" w:cs="Times New Roman"/>
          <w:b/>
          <w:u w:val="single"/>
        </w:rPr>
        <w:t>Key Classes and Components</w:t>
      </w:r>
    </w:p>
    <w:p w14:paraId="4724D547" w14:textId="77777777" w:rsidR="00431D1C" w:rsidRDefault="00000000" w:rsidP="00431D1C">
      <w:pPr>
        <w:numPr>
          <w:ilvl w:val="0"/>
          <w:numId w:val="1"/>
        </w:numPr>
        <w:spacing w:after="0" w:line="240" w:lineRule="auto"/>
        <w:rPr>
          <w:rFonts w:ascii="Times New Roman" w:eastAsia="Times New Roman" w:hAnsi="Times New Roman" w:cs="Times New Roman"/>
        </w:rPr>
      </w:pPr>
      <w:sdt>
        <w:sdtPr>
          <w:tag w:val="goog_rdk_11"/>
          <w:id w:val="501023284"/>
        </w:sdtPr>
        <w:sdtContent>
          <w:commentRangeStart w:id="50"/>
        </w:sdtContent>
      </w:sdt>
      <w:r w:rsidR="00431D1C">
        <w:rPr>
          <w:rFonts w:ascii="Times New Roman" w:eastAsia="Times New Roman" w:hAnsi="Times New Roman" w:cs="Times New Roman"/>
          <w:b/>
        </w:rPr>
        <w:t>Networking Class</w:t>
      </w:r>
      <w:commentRangeEnd w:id="50"/>
      <w:r w:rsidR="00431D1C">
        <w:commentReference w:id="50"/>
      </w:r>
      <w:r w:rsidR="00431D1C">
        <w:rPr>
          <w:rFonts w:ascii="Times New Roman" w:eastAsia="Times New Roman" w:hAnsi="Times New Roman" w:cs="Times New Roman"/>
        </w:rPr>
        <w:t xml:space="preserve">: </w:t>
      </w:r>
      <w:sdt>
        <w:sdtPr>
          <w:tag w:val="goog_rdk_12"/>
          <w:id w:val="-1085144862"/>
        </w:sdtPr>
        <w:sdtContent>
          <w:commentRangeStart w:id="51"/>
        </w:sdtContent>
      </w:sdt>
      <w:r w:rsidR="00431D1C">
        <w:rPr>
          <w:rFonts w:ascii="Times New Roman" w:eastAsia="Times New Roman" w:hAnsi="Times New Roman" w:cs="Times New Roman"/>
        </w:rPr>
        <w:t>This is the central class for managing server-client interactions and includes the main loop.</w:t>
      </w:r>
      <w:commentRangeEnd w:id="51"/>
      <w:r w:rsidR="00431D1C">
        <w:commentReference w:id="51"/>
      </w:r>
    </w:p>
    <w:p w14:paraId="6B16E7D9" w14:textId="77777777" w:rsidR="00431D1C" w:rsidRDefault="00431D1C" w:rsidP="00431D1C">
      <w:pPr>
        <w:numPr>
          <w:ilvl w:val="1"/>
          <w:numId w:val="1"/>
        </w:numPr>
        <w:spacing w:after="0" w:line="240" w:lineRule="auto"/>
        <w:rPr>
          <w:rFonts w:ascii="Times New Roman" w:eastAsia="Times New Roman" w:hAnsi="Times New Roman" w:cs="Times New Roman"/>
        </w:rPr>
      </w:pPr>
      <w:r>
        <w:rPr>
          <w:rFonts w:ascii="Times New Roman" w:eastAsia="Times New Roman" w:hAnsi="Times New Roman" w:cs="Times New Roman"/>
          <w:b/>
        </w:rPr>
        <w:t>Attributes</w:t>
      </w:r>
      <w:r>
        <w:rPr>
          <w:rFonts w:ascii="Times New Roman" w:eastAsia="Times New Roman" w:hAnsi="Times New Roman" w:cs="Times New Roman"/>
        </w:rPr>
        <w:t xml:space="preserve">: </w:t>
      </w:r>
      <w:proofErr w:type="spellStart"/>
      <w:r>
        <w:rPr>
          <w:rFonts w:ascii="Times New Roman" w:eastAsia="Times New Roman" w:hAnsi="Times New Roman" w:cs="Times New Roman"/>
        </w:rPr>
        <w:t>msgToBeSent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connectionStatus</w:t>
      </w:r>
      <w:proofErr w:type="spellEnd"/>
      <w:r>
        <w:rPr>
          <w:rFonts w:ascii="Times New Roman" w:eastAsia="Times New Roman" w:hAnsi="Times New Roman" w:cs="Times New Roman"/>
        </w:rPr>
        <w:t>, etc.</w:t>
      </w:r>
    </w:p>
    <w:p w14:paraId="68C94E9D" w14:textId="77777777" w:rsidR="00431D1C" w:rsidRDefault="00431D1C" w:rsidP="00431D1C">
      <w:pPr>
        <w:numPr>
          <w:ilvl w:val="1"/>
          <w:numId w:val="1"/>
        </w:numPr>
        <w:spacing w:after="0" w:line="240" w:lineRule="auto"/>
        <w:rPr>
          <w:rFonts w:ascii="Times New Roman" w:eastAsia="Times New Roman" w:hAnsi="Times New Roman" w:cs="Times New Roman"/>
        </w:rPr>
      </w:pPr>
      <w:r>
        <w:rPr>
          <w:rFonts w:ascii="Times New Roman" w:eastAsia="Times New Roman" w:hAnsi="Times New Roman" w:cs="Times New Roman"/>
          <w:b/>
        </w:rPr>
        <w:t>Methods</w:t>
      </w:r>
      <w:r>
        <w:rPr>
          <w:rFonts w:ascii="Times New Roman" w:eastAsia="Times New Roman" w:hAnsi="Times New Roman" w:cs="Times New Roman"/>
        </w:rPr>
        <w:t>: </w:t>
      </w:r>
      <w:proofErr w:type="gramStart"/>
      <w:r>
        <w:rPr>
          <w:rFonts w:ascii="Times New Roman" w:eastAsia="Times New Roman" w:hAnsi="Times New Roman" w:cs="Times New Roman"/>
        </w:rPr>
        <w:t>run(</w:t>
      </w:r>
      <w:proofErr w:type="gramEnd"/>
      <w:r>
        <w:rPr>
          <w:rFonts w:ascii="Times New Roman" w:eastAsia="Times New Roman" w:hAnsi="Times New Roman" w:cs="Times New Roman"/>
        </w:rPr>
        <w:t>), start(), requestGame(), </w:t>
      </w:r>
      <w:sdt>
        <w:sdtPr>
          <w:tag w:val="goog_rdk_13"/>
          <w:id w:val="668609334"/>
        </w:sdtPr>
        <w:sdtContent>
          <w:commentRangeStart w:id="52"/>
        </w:sdtContent>
      </w:sdt>
      <w:r>
        <w:rPr>
          <w:rFonts w:ascii="Times New Roman" w:eastAsia="Times New Roman" w:hAnsi="Times New Roman" w:cs="Times New Roman"/>
        </w:rPr>
        <w:t>sendData(), receiveData()</w:t>
      </w:r>
      <w:commentRangeEnd w:id="52"/>
      <w:r>
        <w:commentReference w:id="52"/>
      </w:r>
      <w:r>
        <w:rPr>
          <w:rFonts w:ascii="Times New Roman" w:eastAsia="Times New Roman" w:hAnsi="Times New Roman" w:cs="Times New Roman"/>
        </w:rPr>
        <w:t>,</w:t>
      </w:r>
      <w:sdt>
        <w:sdtPr>
          <w:tag w:val="goog_rdk_14"/>
          <w:id w:val="1277370474"/>
        </w:sdtPr>
        <w:sdtContent>
          <w:commentRangeStart w:id="53"/>
        </w:sdtContent>
      </w:sdt>
      <w:r>
        <w:rPr>
          <w:rFonts w:ascii="Times New Roman" w:eastAsia="Times New Roman" w:hAnsi="Times New Roman" w:cs="Times New Roman"/>
        </w:rPr>
        <w:t> preLoop</w:t>
      </w:r>
      <w:commentRangeEnd w:id="53"/>
      <w:r>
        <w:commentReference w:id="53"/>
      </w:r>
      <w:r>
        <w:rPr>
          <w:rFonts w:ascii="Times New Roman" w:eastAsia="Times New Roman" w:hAnsi="Times New Roman" w:cs="Times New Roman"/>
        </w:rPr>
        <w:t>()</w:t>
      </w:r>
    </w:p>
    <w:p w14:paraId="0DD9D4B3" w14:textId="77777777" w:rsidR="00431D1C" w:rsidRDefault="00431D1C" w:rsidP="00431D1C">
      <w:pPr>
        <w:numPr>
          <w:ilvl w:val="0"/>
          <w:numId w:val="1"/>
        </w:num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b/>
        </w:rPr>
        <w:t>AuthenticationHandler</w:t>
      </w:r>
      <w:proofErr w:type="spellEnd"/>
      <w:r>
        <w:rPr>
          <w:rFonts w:ascii="Times New Roman" w:eastAsia="Times New Roman" w:hAnsi="Times New Roman" w:cs="Times New Roman"/>
        </w:rPr>
        <w:t>: Manages the functions related to login, registration, and communication with the Authentication team.</w:t>
      </w:r>
    </w:p>
    <w:p w14:paraId="78C18D92" w14:textId="77777777" w:rsidR="00431D1C" w:rsidRDefault="00431D1C" w:rsidP="00431D1C">
      <w:pPr>
        <w:numPr>
          <w:ilvl w:val="1"/>
          <w:numId w:val="1"/>
        </w:numPr>
        <w:spacing w:after="0" w:line="240" w:lineRule="auto"/>
        <w:rPr>
          <w:rFonts w:ascii="Times New Roman" w:eastAsia="Times New Roman" w:hAnsi="Times New Roman" w:cs="Times New Roman"/>
        </w:rPr>
      </w:pPr>
      <w:r>
        <w:rPr>
          <w:rFonts w:ascii="Times New Roman" w:eastAsia="Times New Roman" w:hAnsi="Times New Roman" w:cs="Times New Roman"/>
          <w:b/>
        </w:rPr>
        <w:t>Attributes</w:t>
      </w:r>
      <w:r>
        <w:rPr>
          <w:rFonts w:ascii="Times New Roman" w:eastAsia="Times New Roman" w:hAnsi="Times New Roman" w:cs="Times New Roman"/>
        </w:rPr>
        <w:t>: Username, password</w:t>
      </w:r>
    </w:p>
    <w:p w14:paraId="3461233C" w14:textId="77777777" w:rsidR="00431D1C" w:rsidRDefault="00431D1C" w:rsidP="00431D1C">
      <w:pPr>
        <w:numPr>
          <w:ilvl w:val="1"/>
          <w:numId w:val="1"/>
        </w:numPr>
        <w:spacing w:after="0" w:line="240" w:lineRule="auto"/>
        <w:rPr>
          <w:rFonts w:ascii="Times New Roman" w:eastAsia="Times New Roman" w:hAnsi="Times New Roman" w:cs="Times New Roman"/>
        </w:rPr>
      </w:pPr>
      <w:r>
        <w:rPr>
          <w:rFonts w:ascii="Times New Roman" w:eastAsia="Times New Roman" w:hAnsi="Times New Roman" w:cs="Times New Roman"/>
          <w:b/>
        </w:rPr>
        <w:t>Methods</w:t>
      </w:r>
      <w:r>
        <w:rPr>
          <w:rFonts w:ascii="Times New Roman" w:eastAsia="Times New Roman" w:hAnsi="Times New Roman" w:cs="Times New Roman"/>
        </w:rPr>
        <w:t>: </w:t>
      </w:r>
      <w:proofErr w:type="gramStart"/>
      <w:r>
        <w:rPr>
          <w:rFonts w:ascii="Times New Roman" w:eastAsia="Times New Roman" w:hAnsi="Times New Roman" w:cs="Times New Roman"/>
        </w:rPr>
        <w:t>prepareLoginData(</w:t>
      </w:r>
      <w:proofErr w:type="gramEnd"/>
      <w:r>
        <w:rPr>
          <w:rFonts w:ascii="Times New Roman" w:eastAsia="Times New Roman" w:hAnsi="Times New Roman" w:cs="Times New Roman"/>
        </w:rPr>
        <w:t>), checkAuthentication(), prepareRegistrationData(), receiveAuthResponse()</w:t>
      </w:r>
    </w:p>
    <w:p w14:paraId="0D917EC1" w14:textId="77777777" w:rsidR="00431D1C" w:rsidRDefault="00431D1C" w:rsidP="00431D1C">
      <w:pPr>
        <w:numPr>
          <w:ilvl w:val="0"/>
          <w:numId w:val="1"/>
        </w:num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b/>
        </w:rPr>
        <w:t>LeaderboardHandler</w:t>
      </w:r>
      <w:proofErr w:type="spellEnd"/>
      <w:r>
        <w:rPr>
          <w:rFonts w:ascii="Times New Roman" w:eastAsia="Times New Roman" w:hAnsi="Times New Roman" w:cs="Times New Roman"/>
        </w:rPr>
        <w:t>: Coordinates leaderboard data with the Leaderboard &amp; Matchmaking team.</w:t>
      </w:r>
    </w:p>
    <w:p w14:paraId="21B8704E" w14:textId="77777777" w:rsidR="00431D1C" w:rsidRDefault="00431D1C" w:rsidP="00431D1C">
      <w:pPr>
        <w:numPr>
          <w:ilvl w:val="1"/>
          <w:numId w:val="1"/>
        </w:numPr>
        <w:spacing w:after="0" w:line="240" w:lineRule="auto"/>
        <w:rPr>
          <w:rFonts w:ascii="Times New Roman" w:eastAsia="Times New Roman" w:hAnsi="Times New Roman" w:cs="Times New Roman"/>
        </w:rPr>
      </w:pPr>
      <w:r>
        <w:rPr>
          <w:rFonts w:ascii="Times New Roman" w:eastAsia="Times New Roman" w:hAnsi="Times New Roman" w:cs="Times New Roman"/>
          <w:b/>
        </w:rPr>
        <w:t>Attributes</w:t>
      </w:r>
      <w:r>
        <w:rPr>
          <w:rFonts w:ascii="Times New Roman" w:eastAsia="Times New Roman" w:hAnsi="Times New Roman" w:cs="Times New Roman"/>
        </w:rPr>
        <w:t xml:space="preserve">: </w:t>
      </w:r>
      <w:proofErr w:type="spellStart"/>
      <w:r>
        <w:rPr>
          <w:rFonts w:ascii="Times New Roman" w:eastAsia="Times New Roman" w:hAnsi="Times New Roman" w:cs="Times New Roman"/>
        </w:rPr>
        <w:t>leaderboardData</w:t>
      </w:r>
      <w:proofErr w:type="spellEnd"/>
    </w:p>
    <w:p w14:paraId="3BB93109" w14:textId="77777777" w:rsidR="00431D1C" w:rsidRDefault="00431D1C" w:rsidP="00431D1C">
      <w:pPr>
        <w:numPr>
          <w:ilvl w:val="1"/>
          <w:numId w:val="1"/>
        </w:numPr>
        <w:spacing w:after="0" w:line="240" w:lineRule="auto"/>
        <w:rPr>
          <w:rFonts w:ascii="Times New Roman" w:eastAsia="Times New Roman" w:hAnsi="Times New Roman" w:cs="Times New Roman"/>
        </w:rPr>
      </w:pPr>
      <w:r>
        <w:rPr>
          <w:rFonts w:ascii="Times New Roman" w:eastAsia="Times New Roman" w:hAnsi="Times New Roman" w:cs="Times New Roman"/>
          <w:b/>
        </w:rPr>
        <w:t>Methods</w:t>
      </w:r>
      <w:r>
        <w:rPr>
          <w:rFonts w:ascii="Times New Roman" w:eastAsia="Times New Roman" w:hAnsi="Times New Roman" w:cs="Times New Roman"/>
        </w:rPr>
        <w:t>: </w:t>
      </w:r>
      <w:proofErr w:type="gramStart"/>
      <w:r>
        <w:rPr>
          <w:rFonts w:ascii="Times New Roman" w:eastAsia="Times New Roman" w:hAnsi="Times New Roman" w:cs="Times New Roman"/>
        </w:rPr>
        <w:t>requestLeaderboard(</w:t>
      </w:r>
      <w:proofErr w:type="gramEnd"/>
      <w:r>
        <w:rPr>
          <w:rFonts w:ascii="Times New Roman" w:eastAsia="Times New Roman" w:hAnsi="Times New Roman" w:cs="Times New Roman"/>
        </w:rPr>
        <w:t>), updateLeaderboard(), saveLeaderboardData()</w:t>
      </w:r>
    </w:p>
    <w:p w14:paraId="4A9AF1CC" w14:textId="77777777" w:rsidR="00431D1C" w:rsidRDefault="00431D1C" w:rsidP="00431D1C">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b/>
        </w:rPr>
        <w:t>ChatManager</w:t>
      </w:r>
      <w:r>
        <w:rPr>
          <w:rFonts w:ascii="Times New Roman" w:eastAsia="Times New Roman" w:hAnsi="Times New Roman" w:cs="Times New Roman"/>
        </w:rPr>
        <w:t>: Handles chat communication between clients.</w:t>
      </w:r>
    </w:p>
    <w:p w14:paraId="353AFC8C" w14:textId="77777777" w:rsidR="00431D1C" w:rsidRDefault="00431D1C" w:rsidP="00431D1C">
      <w:pPr>
        <w:numPr>
          <w:ilvl w:val="1"/>
          <w:numId w:val="1"/>
        </w:numPr>
        <w:spacing w:after="0" w:line="240" w:lineRule="auto"/>
        <w:rPr>
          <w:rFonts w:ascii="Times New Roman" w:eastAsia="Times New Roman" w:hAnsi="Times New Roman" w:cs="Times New Roman"/>
        </w:rPr>
      </w:pPr>
      <w:r>
        <w:rPr>
          <w:rFonts w:ascii="Times New Roman" w:eastAsia="Times New Roman" w:hAnsi="Times New Roman" w:cs="Times New Roman"/>
          <w:b/>
        </w:rPr>
        <w:t>Attributes</w:t>
      </w:r>
      <w:r>
        <w:rPr>
          <w:rFonts w:ascii="Times New Roman" w:eastAsia="Times New Roman" w:hAnsi="Times New Roman" w:cs="Times New Roman"/>
        </w:rPr>
        <w:t xml:space="preserve">: </w:t>
      </w:r>
      <w:sdt>
        <w:sdtPr>
          <w:tag w:val="goog_rdk_15"/>
          <w:id w:val="1785375717"/>
        </w:sdtPr>
        <w:sdtContent>
          <w:commentRangeStart w:id="54"/>
        </w:sdtContent>
      </w:sdt>
      <w:proofErr w:type="spellStart"/>
      <w:r>
        <w:rPr>
          <w:rFonts w:ascii="Times New Roman" w:eastAsia="Times New Roman" w:hAnsi="Times New Roman" w:cs="Times New Roman"/>
        </w:rPr>
        <w:t>messageQueue</w:t>
      </w:r>
      <w:commentRangeEnd w:id="54"/>
      <w:proofErr w:type="spellEnd"/>
      <w:r>
        <w:commentReference w:id="54"/>
      </w:r>
      <w:r>
        <w:rPr>
          <w:rFonts w:ascii="Times New Roman" w:eastAsia="Times New Roman" w:hAnsi="Times New Roman" w:cs="Times New Roman"/>
        </w:rPr>
        <w:t>, </w:t>
      </w:r>
      <w:proofErr w:type="spellStart"/>
      <w:r>
        <w:rPr>
          <w:rFonts w:ascii="Times New Roman" w:eastAsia="Times New Roman" w:hAnsi="Times New Roman" w:cs="Times New Roman"/>
        </w:rPr>
        <w:t>msgToBeSent</w:t>
      </w:r>
      <w:proofErr w:type="spellEnd"/>
    </w:p>
    <w:p w14:paraId="32F74DBE" w14:textId="77777777" w:rsidR="00431D1C" w:rsidRDefault="00431D1C" w:rsidP="00431D1C">
      <w:pPr>
        <w:numPr>
          <w:ilvl w:val="1"/>
          <w:numId w:val="1"/>
        </w:numPr>
        <w:spacing w:after="0" w:line="240" w:lineRule="auto"/>
        <w:rPr>
          <w:rFonts w:ascii="Times New Roman" w:eastAsia="Times New Roman" w:hAnsi="Times New Roman" w:cs="Times New Roman"/>
        </w:rPr>
      </w:pPr>
      <w:r>
        <w:rPr>
          <w:rFonts w:ascii="Times New Roman" w:eastAsia="Times New Roman" w:hAnsi="Times New Roman" w:cs="Times New Roman"/>
          <w:b/>
        </w:rPr>
        <w:t>Methods</w:t>
      </w:r>
      <w:r>
        <w:rPr>
          <w:rFonts w:ascii="Times New Roman" w:eastAsia="Times New Roman" w:hAnsi="Times New Roman" w:cs="Times New Roman"/>
        </w:rPr>
        <w:t>: </w:t>
      </w:r>
      <w:proofErr w:type="spellStart"/>
      <w:proofErr w:type="gramStart"/>
      <w:r>
        <w:rPr>
          <w:rFonts w:ascii="Times New Roman" w:eastAsia="Times New Roman" w:hAnsi="Times New Roman" w:cs="Times New Roman"/>
        </w:rPr>
        <w:t>sendMessage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Message msg), </w:t>
      </w:r>
      <w:proofErr w:type="spellStart"/>
      <w:r>
        <w:rPr>
          <w:rFonts w:ascii="Times New Roman" w:eastAsia="Times New Roman" w:hAnsi="Times New Roman" w:cs="Times New Roman"/>
        </w:rPr>
        <w:t>receiveMessage</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decodeMessage</w:t>
      </w:r>
      <w:proofErr w:type="spellEnd"/>
      <w:r>
        <w:rPr>
          <w:rFonts w:ascii="Times New Roman" w:eastAsia="Times New Roman" w:hAnsi="Times New Roman" w:cs="Times New Roman"/>
        </w:rPr>
        <w:t>()</w:t>
      </w:r>
    </w:p>
    <w:p w14:paraId="546E456B" w14:textId="77777777" w:rsidR="00431D1C" w:rsidRDefault="00431D1C" w:rsidP="00431D1C">
      <w:pPr>
        <w:numPr>
          <w:ilvl w:val="0"/>
          <w:numId w:val="1"/>
        </w:num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b/>
        </w:rPr>
        <w:t>GameSyncManager</w:t>
      </w:r>
      <w:proofErr w:type="spellEnd"/>
      <w:r>
        <w:rPr>
          <w:rFonts w:ascii="Times New Roman" w:eastAsia="Times New Roman" w:hAnsi="Times New Roman" w:cs="Times New Roman"/>
        </w:rPr>
        <w:t>: Ensures board state synchronization between clients during gameplay.</w:t>
      </w:r>
    </w:p>
    <w:p w14:paraId="2569FA15" w14:textId="77777777" w:rsidR="00431D1C" w:rsidRDefault="00431D1C" w:rsidP="00431D1C">
      <w:pPr>
        <w:numPr>
          <w:ilvl w:val="1"/>
          <w:numId w:val="1"/>
        </w:numPr>
        <w:spacing w:after="0" w:line="240" w:lineRule="auto"/>
        <w:rPr>
          <w:rFonts w:ascii="Times New Roman" w:eastAsia="Times New Roman" w:hAnsi="Times New Roman" w:cs="Times New Roman"/>
        </w:rPr>
      </w:pPr>
      <w:r>
        <w:rPr>
          <w:rFonts w:ascii="Times New Roman" w:eastAsia="Times New Roman" w:hAnsi="Times New Roman" w:cs="Times New Roman"/>
          <w:b/>
        </w:rPr>
        <w:t>Attributes</w:t>
      </w:r>
      <w:r>
        <w:rPr>
          <w:rFonts w:ascii="Times New Roman" w:eastAsia="Times New Roman" w:hAnsi="Times New Roman" w:cs="Times New Roman"/>
        </w:rPr>
        <w:t xml:space="preserve">: </w:t>
      </w:r>
      <w:proofErr w:type="spellStart"/>
      <w:r>
        <w:rPr>
          <w:rFonts w:ascii="Times New Roman" w:eastAsia="Times New Roman" w:hAnsi="Times New Roman" w:cs="Times New Roman"/>
        </w:rPr>
        <w:t>boardState</w:t>
      </w:r>
      <w:proofErr w:type="spellEnd"/>
    </w:p>
    <w:p w14:paraId="6DABB3CB" w14:textId="77777777" w:rsidR="00431D1C" w:rsidRDefault="00000000" w:rsidP="00431D1C">
      <w:pPr>
        <w:numPr>
          <w:ilvl w:val="1"/>
          <w:numId w:val="1"/>
        </w:numPr>
        <w:spacing w:after="0" w:line="240" w:lineRule="auto"/>
        <w:rPr>
          <w:rFonts w:ascii="Times New Roman" w:eastAsia="Times New Roman" w:hAnsi="Times New Roman" w:cs="Times New Roman"/>
        </w:rPr>
      </w:pPr>
      <w:sdt>
        <w:sdtPr>
          <w:tag w:val="goog_rdk_16"/>
          <w:id w:val="184337255"/>
        </w:sdtPr>
        <w:sdtContent>
          <w:commentRangeStart w:id="55"/>
        </w:sdtContent>
      </w:sdt>
      <w:r w:rsidR="00431D1C">
        <w:rPr>
          <w:rFonts w:ascii="Times New Roman" w:eastAsia="Times New Roman" w:hAnsi="Times New Roman" w:cs="Times New Roman"/>
          <w:b/>
        </w:rPr>
        <w:t>Methods</w:t>
      </w:r>
      <w:r w:rsidR="00431D1C">
        <w:rPr>
          <w:rFonts w:ascii="Times New Roman" w:eastAsia="Times New Roman" w:hAnsi="Times New Roman" w:cs="Times New Roman"/>
        </w:rPr>
        <w:t>: </w:t>
      </w:r>
      <w:proofErr w:type="spellStart"/>
      <w:proofErr w:type="gramStart"/>
      <w:r w:rsidR="00431D1C">
        <w:rPr>
          <w:rFonts w:ascii="Times New Roman" w:eastAsia="Times New Roman" w:hAnsi="Times New Roman" w:cs="Times New Roman"/>
        </w:rPr>
        <w:t>sendBoardState</w:t>
      </w:r>
      <w:proofErr w:type="spellEnd"/>
      <w:r w:rsidR="00431D1C">
        <w:rPr>
          <w:rFonts w:ascii="Times New Roman" w:eastAsia="Times New Roman" w:hAnsi="Times New Roman" w:cs="Times New Roman"/>
        </w:rPr>
        <w:t>(</w:t>
      </w:r>
      <w:proofErr w:type="gramEnd"/>
      <w:r w:rsidR="00431D1C">
        <w:rPr>
          <w:rFonts w:ascii="Times New Roman" w:eastAsia="Times New Roman" w:hAnsi="Times New Roman" w:cs="Times New Roman"/>
        </w:rPr>
        <w:t>Board board), </w:t>
      </w:r>
      <w:proofErr w:type="spellStart"/>
      <w:r w:rsidR="00431D1C">
        <w:rPr>
          <w:rFonts w:ascii="Times New Roman" w:eastAsia="Times New Roman" w:hAnsi="Times New Roman" w:cs="Times New Roman"/>
        </w:rPr>
        <w:t>receiveBoardState</w:t>
      </w:r>
      <w:proofErr w:type="spellEnd"/>
      <w:r w:rsidR="00431D1C">
        <w:rPr>
          <w:rFonts w:ascii="Times New Roman" w:eastAsia="Times New Roman" w:hAnsi="Times New Roman" w:cs="Times New Roman"/>
        </w:rPr>
        <w:t>(), </w:t>
      </w:r>
      <w:proofErr w:type="spellStart"/>
      <w:r w:rsidR="00431D1C">
        <w:rPr>
          <w:rFonts w:ascii="Times New Roman" w:eastAsia="Times New Roman" w:hAnsi="Times New Roman" w:cs="Times New Roman"/>
        </w:rPr>
        <w:t>endUserTurn</w:t>
      </w:r>
      <w:proofErr w:type="spellEnd"/>
      <w:r w:rsidR="00431D1C">
        <w:rPr>
          <w:rFonts w:ascii="Times New Roman" w:eastAsia="Times New Roman" w:hAnsi="Times New Roman" w:cs="Times New Roman"/>
        </w:rPr>
        <w:t>(), </w:t>
      </w:r>
      <w:proofErr w:type="spellStart"/>
      <w:r w:rsidR="00431D1C">
        <w:rPr>
          <w:rFonts w:ascii="Times New Roman" w:eastAsia="Times New Roman" w:hAnsi="Times New Roman" w:cs="Times New Roman"/>
        </w:rPr>
        <w:t>setUserTurn</w:t>
      </w:r>
      <w:proofErr w:type="spellEnd"/>
      <w:r w:rsidR="00431D1C">
        <w:rPr>
          <w:rFonts w:ascii="Times New Roman" w:eastAsia="Times New Roman" w:hAnsi="Times New Roman" w:cs="Times New Roman"/>
        </w:rPr>
        <w:t>()</w:t>
      </w:r>
      <w:commentRangeEnd w:id="55"/>
      <w:r w:rsidR="00431D1C">
        <w:commentReference w:id="55"/>
      </w:r>
    </w:p>
    <w:p w14:paraId="6F1D6D7A" w14:textId="77777777" w:rsidR="00431D1C" w:rsidRDefault="00431D1C" w:rsidP="00431D1C">
      <w:pPr>
        <w:numPr>
          <w:ilvl w:val="0"/>
          <w:numId w:val="1"/>
        </w:num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b/>
        </w:rPr>
        <w:t>ServerRelay</w:t>
      </w:r>
      <w:proofErr w:type="spellEnd"/>
      <w:r>
        <w:rPr>
          <w:rFonts w:ascii="Times New Roman" w:eastAsia="Times New Roman" w:hAnsi="Times New Roman" w:cs="Times New Roman"/>
        </w:rPr>
        <w:t>: Manages server-side interactions, acting as a relay between clients.</w:t>
      </w:r>
    </w:p>
    <w:p w14:paraId="56FDCF8A" w14:textId="77777777" w:rsidR="00431D1C" w:rsidRDefault="00431D1C" w:rsidP="00431D1C">
      <w:pPr>
        <w:numPr>
          <w:ilvl w:val="1"/>
          <w:numId w:val="1"/>
        </w:numPr>
        <w:spacing w:after="0" w:line="240" w:lineRule="auto"/>
        <w:rPr>
          <w:rFonts w:ascii="Times New Roman" w:eastAsia="Times New Roman" w:hAnsi="Times New Roman" w:cs="Times New Roman"/>
        </w:rPr>
      </w:pPr>
      <w:r>
        <w:rPr>
          <w:rFonts w:ascii="Times New Roman" w:eastAsia="Times New Roman" w:hAnsi="Times New Roman" w:cs="Times New Roman"/>
          <w:b/>
        </w:rPr>
        <w:t>Attributes</w:t>
      </w:r>
      <w:r>
        <w:rPr>
          <w:rFonts w:ascii="Times New Roman" w:eastAsia="Times New Roman" w:hAnsi="Times New Roman" w:cs="Times New Roman"/>
        </w:rPr>
        <w:t xml:space="preserve">: </w:t>
      </w:r>
      <w:proofErr w:type="spellStart"/>
      <w:r>
        <w:rPr>
          <w:rFonts w:ascii="Times New Roman" w:eastAsia="Times New Roman" w:hAnsi="Times New Roman" w:cs="Times New Roman"/>
        </w:rPr>
        <w:t>connectedClients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matchQueue</w:t>
      </w:r>
      <w:proofErr w:type="spellEnd"/>
    </w:p>
    <w:p w14:paraId="620FC277" w14:textId="77777777" w:rsidR="00431D1C" w:rsidRDefault="00431D1C" w:rsidP="00431D1C">
      <w:pPr>
        <w:numPr>
          <w:ilvl w:val="1"/>
          <w:numId w:val="1"/>
        </w:numPr>
        <w:spacing w:after="0" w:line="240" w:lineRule="auto"/>
        <w:rPr>
          <w:rFonts w:ascii="Times New Roman" w:eastAsia="Times New Roman" w:hAnsi="Times New Roman" w:cs="Times New Roman"/>
        </w:rPr>
      </w:pPr>
      <w:r>
        <w:rPr>
          <w:rFonts w:ascii="Times New Roman" w:eastAsia="Times New Roman" w:hAnsi="Times New Roman" w:cs="Times New Roman"/>
          <w:b/>
        </w:rPr>
        <w:t>Methods</w:t>
      </w:r>
      <w:r>
        <w:rPr>
          <w:rFonts w:ascii="Times New Roman" w:eastAsia="Times New Roman" w:hAnsi="Times New Roman" w:cs="Times New Roman"/>
        </w:rPr>
        <w:t>: </w:t>
      </w:r>
      <w:proofErr w:type="spellStart"/>
      <w:proofErr w:type="gramStart"/>
      <w:r>
        <w:rPr>
          <w:rFonts w:ascii="Times New Roman" w:eastAsia="Times New Roman" w:hAnsi="Times New Roman" w:cs="Times New Roman"/>
        </w:rPr>
        <w:t>authenticateClient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w:t>
      </w:r>
      <w:proofErr w:type="spellStart"/>
      <w:r>
        <w:rPr>
          <w:rFonts w:ascii="Times New Roman" w:eastAsia="Times New Roman" w:hAnsi="Times New Roman" w:cs="Times New Roman"/>
        </w:rPr>
        <w:t>matchClients</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relayData</w:t>
      </w:r>
      <w:proofErr w:type="spellEnd"/>
      <w:r>
        <w:rPr>
          <w:rFonts w:ascii="Times New Roman" w:eastAsia="Times New Roman" w:hAnsi="Times New Roman" w:cs="Times New Roman"/>
        </w:rPr>
        <w:t>()</w:t>
      </w:r>
    </w:p>
    <w:p w14:paraId="11A42733" w14:textId="77777777" w:rsidR="00431D1C" w:rsidRDefault="00431D1C">
      <w:pPr>
        <w:rPr>
          <w:rFonts w:ascii="Times New Roman" w:eastAsia="Times New Roman" w:hAnsi="Times New Roman" w:cs="Times New Roman"/>
        </w:rPr>
      </w:pPr>
    </w:p>
    <w:p w14:paraId="61808C71" w14:textId="77777777" w:rsidR="00431D1C" w:rsidRDefault="00431D1C"/>
    <w:p w14:paraId="5EA33ED4" w14:textId="77777777" w:rsidR="0034505C" w:rsidRDefault="0034505C"/>
    <w:p w14:paraId="7E4300F8" w14:textId="77777777" w:rsidR="00431D1C" w:rsidRDefault="00431D1C">
      <w:r>
        <w:lastRenderedPageBreak/>
        <w:t>- addresses are used frequently in java.net APIs as host identifiers, or socket endpoint identifiers</w:t>
      </w:r>
    </w:p>
    <w:p w14:paraId="6B892520" w14:textId="77777777" w:rsidR="00431D1C" w:rsidRDefault="00431D1C"/>
    <w:p w14:paraId="0762205C" w14:textId="77777777" w:rsidR="00431D1C" w:rsidRDefault="00431D1C">
      <w:commentRangeStart w:id="56"/>
      <w:r>
        <w:t xml:space="preserve">- The </w:t>
      </w:r>
      <w:proofErr w:type="spellStart"/>
      <w:r>
        <w:t>INetAddress</w:t>
      </w:r>
      <w:proofErr w:type="spellEnd"/>
      <w:r>
        <w:t xml:space="preserve"> class is the abstraction for IP addresses</w:t>
      </w:r>
    </w:p>
    <w:p w14:paraId="5A8013E8" w14:textId="77777777" w:rsidR="00431D1C" w:rsidRDefault="00431D1C">
      <w:r>
        <w:t xml:space="preserve">    - Inet4Address for IPv4</w:t>
      </w:r>
    </w:p>
    <w:p w14:paraId="7E8884BE" w14:textId="77777777" w:rsidR="00431D1C" w:rsidRDefault="00431D1C">
      <w:r>
        <w:t xml:space="preserve">    - Inet6Address for IPv6</w:t>
      </w:r>
      <w:commentRangeEnd w:id="56"/>
      <w:r>
        <w:commentReference w:id="56"/>
      </w:r>
    </w:p>
    <w:p w14:paraId="56596894" w14:textId="77777777" w:rsidR="00431D1C" w:rsidRDefault="00431D1C"/>
    <w:p w14:paraId="3F0DE3D6" w14:textId="77777777" w:rsidR="00431D1C" w:rsidRDefault="00431D1C">
      <w:r>
        <w:t xml:space="preserve">- </w:t>
      </w:r>
      <w:commentRangeStart w:id="57"/>
      <w:r>
        <w:t>most cases, there is no need to deal directly with the subclasses</w:t>
      </w:r>
      <w:commentRangeEnd w:id="57"/>
      <w:r>
        <w:commentReference w:id="57"/>
      </w:r>
    </w:p>
    <w:p w14:paraId="12EA5C11" w14:textId="77777777" w:rsidR="00431D1C" w:rsidRDefault="00431D1C"/>
    <w:p w14:paraId="43DAAB0D" w14:textId="77777777" w:rsidR="00431D1C" w:rsidRDefault="00431D1C">
      <w:commentRangeStart w:id="58"/>
      <w:r>
        <w:t>- two main entities, client and server</w:t>
      </w:r>
    </w:p>
    <w:p w14:paraId="36E0F860" w14:textId="77777777" w:rsidR="00431D1C" w:rsidRDefault="00431D1C">
      <w:r>
        <w:t xml:space="preserve">    - communicate via network sockets</w:t>
      </w:r>
      <w:commentRangeEnd w:id="58"/>
      <w:r>
        <w:commentReference w:id="58"/>
      </w:r>
    </w:p>
    <w:p w14:paraId="6FA54EDE" w14:textId="77777777" w:rsidR="00431D1C" w:rsidRDefault="00431D1C"/>
    <w:p w14:paraId="33CF8C3E" w14:textId="77777777" w:rsidR="00431D1C" w:rsidRDefault="00431D1C"/>
    <w:p w14:paraId="3C43E816" w14:textId="77777777" w:rsidR="00431D1C" w:rsidRDefault="00431D1C">
      <w:r>
        <w:t>EXAMPLE CODE</w:t>
      </w:r>
    </w:p>
    <w:p w14:paraId="142B6B5D" w14:textId="77777777" w:rsidR="00431D1C" w:rsidRDefault="00431D1C"/>
    <w:p w14:paraId="60C27A51" w14:textId="77777777" w:rsidR="00431D1C" w:rsidRDefault="00431D1C"/>
    <w:p w14:paraId="1FDB63B9" w14:textId="77777777" w:rsidR="00431D1C" w:rsidRDefault="00431D1C">
      <w:r>
        <w:t>Main.java:</w:t>
      </w:r>
    </w:p>
    <w:p w14:paraId="3E8D7212" w14:textId="77777777" w:rsidR="00431D1C" w:rsidRDefault="00431D1C">
      <w:r>
        <w:t xml:space="preserve">    import </w:t>
      </w:r>
      <w:proofErr w:type="spellStart"/>
      <w:proofErr w:type="gramStart"/>
      <w:r>
        <w:t>java.util</w:t>
      </w:r>
      <w:proofErr w:type="gramEnd"/>
      <w:r>
        <w:t>.Scanner</w:t>
      </w:r>
      <w:proofErr w:type="spellEnd"/>
      <w:r>
        <w:t>;</w:t>
      </w:r>
    </w:p>
    <w:p w14:paraId="535DE96A" w14:textId="77777777" w:rsidR="00431D1C" w:rsidRDefault="00431D1C"/>
    <w:p w14:paraId="54D06F48" w14:textId="77777777" w:rsidR="00431D1C" w:rsidRDefault="00431D1C">
      <w:commentRangeStart w:id="59"/>
      <w:r>
        <w:t xml:space="preserve">    final int PORT_NUMBER = 1234; // like a mailing address for a house</w:t>
      </w:r>
      <w:commentRangeEnd w:id="59"/>
      <w:r>
        <w:commentReference w:id="59"/>
      </w:r>
    </w:p>
    <w:p w14:paraId="5B4A0CF3" w14:textId="77777777" w:rsidR="00431D1C" w:rsidRDefault="00431D1C"/>
    <w:p w14:paraId="42DFA06B" w14:textId="77777777" w:rsidR="00431D1C" w:rsidRDefault="00431D1C">
      <w:r>
        <w:t xml:space="preserve">    void </w:t>
      </w:r>
      <w:proofErr w:type="gramStart"/>
      <w:r>
        <w:t>main(</w:t>
      </w:r>
      <w:proofErr w:type="gramEnd"/>
      <w:r>
        <w:t>){</w:t>
      </w:r>
    </w:p>
    <w:p w14:paraId="1819F00E" w14:textId="77777777" w:rsidR="00431D1C" w:rsidRDefault="00431D1C">
      <w:r>
        <w:t xml:space="preserve">        try (var scanner = new </w:t>
      </w:r>
      <w:proofErr w:type="gramStart"/>
      <w:r>
        <w:t>Scanner(</w:t>
      </w:r>
      <w:proofErr w:type="gramEnd"/>
      <w:r>
        <w:t>System.in)){</w:t>
      </w:r>
    </w:p>
    <w:p w14:paraId="361B11FE" w14:textId="77777777" w:rsidR="00431D1C" w:rsidRDefault="00431D1C">
      <w:commentRangeStart w:id="60"/>
      <w:r>
        <w:t xml:space="preserve">            </w:t>
      </w:r>
      <w:proofErr w:type="spellStart"/>
      <w:r>
        <w:t>System.out.println</w:t>
      </w:r>
      <w:proofErr w:type="spellEnd"/>
      <w:r>
        <w:t>("is this a server? (y/n)"</w:t>
      </w:r>
      <w:proofErr w:type="gramStart"/>
      <w:r>
        <w:t>);</w:t>
      </w:r>
      <w:proofErr w:type="gramEnd"/>
    </w:p>
    <w:p w14:paraId="478E0CFF" w14:textId="77777777" w:rsidR="00431D1C" w:rsidRDefault="00431D1C">
      <w:r>
        <w:t xml:space="preserve">            if (</w:t>
      </w:r>
      <w:proofErr w:type="spellStart"/>
      <w:proofErr w:type="gramStart"/>
      <w:r>
        <w:t>scanner.nextLine</w:t>
      </w:r>
      <w:proofErr w:type="spellEnd"/>
      <w:proofErr w:type="gramEnd"/>
      <w:r>
        <w:t>().</w:t>
      </w:r>
      <w:proofErr w:type="spellStart"/>
      <w:r>
        <w:t>equalsIgnoreCase</w:t>
      </w:r>
      <w:proofErr w:type="spellEnd"/>
      <w:r>
        <w:t>("y")){</w:t>
      </w:r>
      <w:commentRangeEnd w:id="60"/>
      <w:r>
        <w:commentReference w:id="60"/>
      </w:r>
    </w:p>
    <w:p w14:paraId="2F9576AB" w14:textId="77777777" w:rsidR="00431D1C" w:rsidRDefault="00431D1C">
      <w:r>
        <w:t xml:space="preserve">                new </w:t>
      </w:r>
      <w:proofErr w:type="spellStart"/>
      <w:r>
        <w:t>MyServer</w:t>
      </w:r>
      <w:proofErr w:type="spellEnd"/>
      <w:r>
        <w:t>(</w:t>
      </w:r>
      <w:proofErr w:type="gramStart"/>
      <w:r>
        <w:t>).start</w:t>
      </w:r>
      <w:proofErr w:type="gramEnd"/>
      <w:r>
        <w:t>(PORT_NUMBER);</w:t>
      </w:r>
    </w:p>
    <w:p w14:paraId="13F64468" w14:textId="77777777" w:rsidR="00431D1C" w:rsidRDefault="00431D1C">
      <w:r>
        <w:t xml:space="preserve">            } else {</w:t>
      </w:r>
    </w:p>
    <w:p w14:paraId="69AB0BCA" w14:textId="77777777" w:rsidR="00431D1C" w:rsidRDefault="00431D1C">
      <w:r>
        <w:t xml:space="preserve">               </w:t>
      </w:r>
      <w:commentRangeStart w:id="61"/>
      <w:commentRangeStart w:id="62"/>
      <w:r>
        <w:t xml:space="preserve"> </w:t>
      </w:r>
      <w:proofErr w:type="spellStart"/>
      <w:r>
        <w:t>System.out.println</w:t>
      </w:r>
      <w:proofErr w:type="spellEnd"/>
      <w:r>
        <w:t>("client TODO")</w:t>
      </w:r>
      <w:commentRangeEnd w:id="61"/>
      <w:r>
        <w:commentReference w:id="61"/>
      </w:r>
      <w:commentRangeEnd w:id="62"/>
      <w:r>
        <w:commentReference w:id="62"/>
      </w:r>
    </w:p>
    <w:p w14:paraId="61F0458F" w14:textId="77777777" w:rsidR="00431D1C" w:rsidRDefault="00431D1C">
      <w:r>
        <w:t xml:space="preserve">            }</w:t>
      </w:r>
    </w:p>
    <w:p w14:paraId="59A95E7B" w14:textId="77777777" w:rsidR="00431D1C" w:rsidRDefault="00431D1C">
      <w:r>
        <w:t xml:space="preserve">        }</w:t>
      </w:r>
    </w:p>
    <w:p w14:paraId="519A853A" w14:textId="77777777" w:rsidR="00431D1C" w:rsidRDefault="00431D1C"/>
    <w:p w14:paraId="04FF96F6" w14:textId="37AE2980" w:rsidR="00431D1C" w:rsidRDefault="00431D1C">
      <w:r>
        <w:t xml:space="preserve">    }</w:t>
      </w:r>
    </w:p>
    <w:p w14:paraId="5C4F01A7" w14:textId="77777777" w:rsidR="00431D1C" w:rsidRDefault="00431D1C">
      <w:commentRangeStart w:id="63"/>
      <w:r>
        <w:t>MyServer.java:</w:t>
      </w:r>
    </w:p>
    <w:p w14:paraId="5DFF5CE7" w14:textId="77777777" w:rsidR="00431D1C" w:rsidRDefault="00431D1C"/>
    <w:p w14:paraId="289BDFB6" w14:textId="77777777" w:rsidR="00431D1C" w:rsidRDefault="00431D1C">
      <w:r>
        <w:t xml:space="preserve">    import </w:t>
      </w:r>
      <w:proofErr w:type="spellStart"/>
      <w:proofErr w:type="gramStart"/>
      <w:r>
        <w:t>java.io.IOException</w:t>
      </w:r>
      <w:proofErr w:type="spellEnd"/>
      <w:proofErr w:type="gramEnd"/>
      <w:r>
        <w:t>;</w:t>
      </w:r>
    </w:p>
    <w:p w14:paraId="7EE22221" w14:textId="77777777" w:rsidR="00431D1C" w:rsidRDefault="00431D1C">
      <w:r>
        <w:t xml:space="preserve">    import </w:t>
      </w:r>
      <w:proofErr w:type="spellStart"/>
      <w:proofErr w:type="gramStart"/>
      <w:r>
        <w:t>java.net.ServerSocket</w:t>
      </w:r>
      <w:proofErr w:type="spellEnd"/>
      <w:proofErr w:type="gramEnd"/>
      <w:r>
        <w:t>;</w:t>
      </w:r>
    </w:p>
    <w:p w14:paraId="44444419" w14:textId="77777777" w:rsidR="00431D1C" w:rsidRDefault="00431D1C"/>
    <w:p w14:paraId="09F55385" w14:textId="77777777" w:rsidR="00431D1C" w:rsidRDefault="00431D1C">
      <w:r>
        <w:t xml:space="preserve">    public class </w:t>
      </w:r>
      <w:proofErr w:type="spellStart"/>
      <w:r>
        <w:t>MyServer</w:t>
      </w:r>
      <w:proofErr w:type="spellEnd"/>
      <w:r>
        <w:t xml:space="preserve"> {</w:t>
      </w:r>
    </w:p>
    <w:p w14:paraId="2391C007" w14:textId="77777777" w:rsidR="00431D1C" w:rsidRDefault="00431D1C">
      <w:r>
        <w:t xml:space="preserve">        public void </w:t>
      </w:r>
      <w:proofErr w:type="gramStart"/>
      <w:r>
        <w:t>start(</w:t>
      </w:r>
      <w:proofErr w:type="gramEnd"/>
      <w:r>
        <w:t xml:space="preserve">final int </w:t>
      </w:r>
      <w:proofErr w:type="spellStart"/>
      <w:r>
        <w:t>portNumber</w:t>
      </w:r>
      <w:proofErr w:type="spellEnd"/>
      <w:r>
        <w:t>){</w:t>
      </w:r>
    </w:p>
    <w:p w14:paraId="2980948D" w14:textId="77777777" w:rsidR="00431D1C" w:rsidRDefault="00431D1C">
      <w:r>
        <w:t xml:space="preserve">            try (var </w:t>
      </w:r>
      <w:proofErr w:type="spellStart"/>
      <w:r>
        <w:t>serverSocket</w:t>
      </w:r>
      <w:proofErr w:type="spellEnd"/>
      <w:r>
        <w:t xml:space="preserve"> = new </w:t>
      </w:r>
      <w:proofErr w:type="spellStart"/>
      <w:r>
        <w:t>ServerSocket</w:t>
      </w:r>
      <w:proofErr w:type="spellEnd"/>
      <w:r>
        <w:t>(</w:t>
      </w:r>
      <w:proofErr w:type="spellStart"/>
      <w:r>
        <w:t>portNumber</w:t>
      </w:r>
      <w:proofErr w:type="spellEnd"/>
      <w:proofErr w:type="gramStart"/>
      <w:r>
        <w:t>)){</w:t>
      </w:r>
      <w:proofErr w:type="gramEnd"/>
      <w:r>
        <w:t xml:space="preserve"> // port number is to tell which port to use</w:t>
      </w:r>
    </w:p>
    <w:p w14:paraId="44CFAE0E" w14:textId="77777777" w:rsidR="00431D1C" w:rsidRDefault="00431D1C">
      <w:r>
        <w:t xml:space="preserve">                *var socket = </w:t>
      </w:r>
      <w:proofErr w:type="spellStart"/>
      <w:r>
        <w:t>serverSocket.accept</w:t>
      </w:r>
      <w:proofErr w:type="spellEnd"/>
      <w:r>
        <w:t>(</w:t>
      </w:r>
      <w:proofErr w:type="gramStart"/>
      <w:r>
        <w:t xml:space="preserve">);   </w:t>
      </w:r>
      <w:proofErr w:type="gramEnd"/>
      <w:r>
        <w:t xml:space="preserve"> // used to accept connection, </w:t>
      </w:r>
      <w:proofErr w:type="spellStart"/>
      <w:r>
        <w:t>strea</w:t>
      </w:r>
      <w:proofErr w:type="spellEnd"/>
      <w:r>
        <w:t>, socket by default</w:t>
      </w:r>
    </w:p>
    <w:p w14:paraId="6E5517D7" w14:textId="77777777" w:rsidR="00431D1C" w:rsidRDefault="00431D1C">
      <w:r>
        <w:t xml:space="preserve">                                                        //matches TCP </w:t>
      </w:r>
    </w:p>
    <w:p w14:paraId="51807B41" w14:textId="77777777" w:rsidR="00431D1C" w:rsidRDefault="00431D1C">
      <w:r>
        <w:t xml:space="preserve">                                                        // after this line, we have an established connection- </w:t>
      </w:r>
    </w:p>
    <w:p w14:paraId="49055909" w14:textId="77777777" w:rsidR="00431D1C" w:rsidRDefault="00431D1C">
      <w:r>
        <w:t xml:space="preserve">                                                        // with the client, has info like IP address, port-</w:t>
      </w:r>
    </w:p>
    <w:p w14:paraId="6D3581BD" w14:textId="77777777" w:rsidR="00431D1C" w:rsidRDefault="00431D1C">
      <w:r>
        <w:t xml:space="preserve">                                                        //number and </w:t>
      </w:r>
      <w:proofErr w:type="gramStart"/>
      <w:r>
        <w:t>message(</w:t>
      </w:r>
      <w:proofErr w:type="gramEnd"/>
      <w:r>
        <w:t>payload data)</w:t>
      </w:r>
    </w:p>
    <w:p w14:paraId="38BF16D6" w14:textId="77777777" w:rsidR="00431D1C" w:rsidRDefault="00431D1C">
      <w:r>
        <w:t xml:space="preserve">                                                        // read input stream, and print out into server</w:t>
      </w:r>
    </w:p>
    <w:p w14:paraId="15DBEE3B" w14:textId="77777777" w:rsidR="00431D1C" w:rsidRDefault="00431D1C">
      <w:r>
        <w:t xml:space="preserve">                var client = </w:t>
      </w:r>
      <w:proofErr w:type="spellStart"/>
      <w:r>
        <w:t>serverSocket.accept</w:t>
      </w:r>
      <w:proofErr w:type="spellEnd"/>
      <w:r>
        <w:t>(</w:t>
      </w:r>
      <w:proofErr w:type="gramStart"/>
      <w:r>
        <w:t>);</w:t>
      </w:r>
      <w:proofErr w:type="gramEnd"/>
    </w:p>
    <w:p w14:paraId="314F02C9" w14:textId="77777777" w:rsidR="00431D1C" w:rsidRDefault="00431D1C">
      <w:r>
        <w:t xml:space="preserve">                var </w:t>
      </w:r>
      <w:proofErr w:type="spellStart"/>
      <w:r>
        <w:t>clientIP</w:t>
      </w:r>
      <w:proofErr w:type="spellEnd"/>
      <w:r>
        <w:t xml:space="preserve"> = </w:t>
      </w:r>
      <w:proofErr w:type="spellStart"/>
      <w:proofErr w:type="gramStart"/>
      <w:r>
        <w:t>client.getInetAddress</w:t>
      </w:r>
      <w:proofErr w:type="spellEnd"/>
      <w:proofErr w:type="gramEnd"/>
      <w:r>
        <w:t>().</w:t>
      </w:r>
      <w:proofErr w:type="spellStart"/>
      <w:r>
        <w:t>getHostAddress</w:t>
      </w:r>
      <w:proofErr w:type="spellEnd"/>
      <w:r>
        <w:t>();</w:t>
      </w:r>
    </w:p>
    <w:p w14:paraId="3F2A9915" w14:textId="77777777" w:rsidR="00431D1C" w:rsidRDefault="00431D1C">
      <w:r>
        <w:t xml:space="preserve">                var </w:t>
      </w:r>
      <w:proofErr w:type="spellStart"/>
      <w:r>
        <w:t>clientPort</w:t>
      </w:r>
      <w:proofErr w:type="spellEnd"/>
      <w:r>
        <w:t xml:space="preserve"> = </w:t>
      </w:r>
      <w:proofErr w:type="spellStart"/>
      <w:proofErr w:type="gramStart"/>
      <w:r>
        <w:t>client.getPort</w:t>
      </w:r>
      <w:proofErr w:type="spellEnd"/>
      <w:proofErr w:type="gramEnd"/>
      <w:r>
        <w:t>();</w:t>
      </w:r>
    </w:p>
    <w:p w14:paraId="603FA015" w14:textId="77777777" w:rsidR="00431D1C" w:rsidRDefault="00431D1C">
      <w:r>
        <w:t xml:space="preserve">                var </w:t>
      </w:r>
      <w:proofErr w:type="spellStart"/>
      <w:r>
        <w:t>clientInput</w:t>
      </w:r>
      <w:proofErr w:type="spellEnd"/>
      <w:r>
        <w:t xml:space="preserve"> = new </w:t>
      </w:r>
      <w:proofErr w:type="spellStart"/>
      <w:proofErr w:type="gramStart"/>
      <w:r>
        <w:t>BufferedREader</w:t>
      </w:r>
      <w:proofErr w:type="spellEnd"/>
      <w:r>
        <w:t>(</w:t>
      </w:r>
      <w:proofErr w:type="gramEnd"/>
      <w:r>
        <w:t xml:space="preserve">new </w:t>
      </w:r>
      <w:proofErr w:type="spellStart"/>
      <w:r>
        <w:t>inputStreamReader</w:t>
      </w:r>
      <w:proofErr w:type="spellEnd"/>
      <w:r>
        <w:t>(</w:t>
      </w:r>
      <w:proofErr w:type="spellStart"/>
      <w:r>
        <w:t>client.getInputStream</w:t>
      </w:r>
      <w:proofErr w:type="spellEnd"/>
      <w:r>
        <w:t>()));</w:t>
      </w:r>
    </w:p>
    <w:p w14:paraId="03ED1D39" w14:textId="77777777" w:rsidR="00431D1C" w:rsidRDefault="00431D1C">
      <w:r>
        <w:t xml:space="preserve">                for (String </w:t>
      </w:r>
      <w:proofErr w:type="spellStart"/>
      <w:r>
        <w:t>inputLine</w:t>
      </w:r>
      <w:proofErr w:type="spellEnd"/>
      <w:r>
        <w:t>; (</w:t>
      </w:r>
      <w:proofErr w:type="spellStart"/>
      <w:r>
        <w:t>inputLine</w:t>
      </w:r>
      <w:proofErr w:type="spellEnd"/>
      <w:r>
        <w:t xml:space="preserve"> = new </w:t>
      </w:r>
      <w:proofErr w:type="spellStart"/>
      <w:r>
        <w:t>clientInput.readLine</w:t>
      </w:r>
      <w:proofErr w:type="spellEnd"/>
      <w:r>
        <w:t>()</w:t>
      </w:r>
      <w:proofErr w:type="gramStart"/>
      <w:r>
        <w:t>) !</w:t>
      </w:r>
      <w:proofErr w:type="gramEnd"/>
      <w:r>
        <w:t>= null;){</w:t>
      </w:r>
    </w:p>
    <w:p w14:paraId="3A86D425" w14:textId="77777777" w:rsidR="00431D1C" w:rsidRDefault="00431D1C">
      <w:r>
        <w:t xml:space="preserve">                    </w:t>
      </w:r>
      <w:proofErr w:type="spellStart"/>
      <w:r>
        <w:t>System.out.println</w:t>
      </w:r>
      <w:proofErr w:type="spellEnd"/>
      <w:r>
        <w:t>(STR."(\{</w:t>
      </w:r>
      <w:proofErr w:type="spellStart"/>
      <w:r>
        <w:t>clientIP</w:t>
      </w:r>
      <w:proofErr w:type="spellEnd"/>
      <w:proofErr w:type="gramStart"/>
      <w:r>
        <w:t>}:\</w:t>
      </w:r>
      <w:proofErr w:type="gramEnd"/>
      <w:r>
        <w:t>{</w:t>
      </w:r>
      <w:proofErr w:type="spellStart"/>
      <w:r>
        <w:t>clientPort</w:t>
      </w:r>
      <w:proofErr w:type="spellEnd"/>
      <w:r>
        <w:t>}): \{</w:t>
      </w:r>
      <w:proofErr w:type="spellStart"/>
      <w:r>
        <w:t>inputLine</w:t>
      </w:r>
      <w:proofErr w:type="spellEnd"/>
      <w:r>
        <w:t>}")</w:t>
      </w:r>
      <w:commentRangeEnd w:id="63"/>
      <w:r>
        <w:commentReference w:id="63"/>
      </w:r>
    </w:p>
    <w:p w14:paraId="6185715F" w14:textId="77777777" w:rsidR="00431D1C" w:rsidRDefault="00431D1C">
      <w:r>
        <w:t xml:space="preserve">                }</w:t>
      </w:r>
    </w:p>
    <w:p w14:paraId="575B32DC" w14:textId="77777777" w:rsidR="00431D1C" w:rsidRDefault="00431D1C">
      <w:commentRangeStart w:id="64"/>
      <w:r>
        <w:t xml:space="preserve">            } catch (</w:t>
      </w:r>
      <w:proofErr w:type="spellStart"/>
      <w:r>
        <w:t>IOException</w:t>
      </w:r>
      <w:proofErr w:type="spellEnd"/>
      <w:r>
        <w:t xml:space="preserve"> e) {</w:t>
      </w:r>
    </w:p>
    <w:p w14:paraId="60BB0A98" w14:textId="77777777" w:rsidR="00431D1C" w:rsidRDefault="00431D1C">
      <w:r>
        <w:t xml:space="preserve">                throw new </w:t>
      </w:r>
      <w:proofErr w:type="spellStart"/>
      <w:r>
        <w:t>RuntimeException</w:t>
      </w:r>
      <w:proofErr w:type="spellEnd"/>
      <w:r>
        <w:t>(e);</w:t>
      </w:r>
      <w:commentRangeEnd w:id="64"/>
      <w:r>
        <w:commentReference w:id="64"/>
      </w:r>
    </w:p>
    <w:p w14:paraId="02925FE9" w14:textId="77777777" w:rsidR="00431D1C" w:rsidRDefault="00431D1C">
      <w:r>
        <w:t xml:space="preserve">            }</w:t>
      </w:r>
    </w:p>
    <w:p w14:paraId="44761655" w14:textId="77777777" w:rsidR="00431D1C" w:rsidRDefault="00431D1C">
      <w:r>
        <w:t xml:space="preserve">        }</w:t>
      </w:r>
    </w:p>
    <w:p w14:paraId="01438690" w14:textId="77777777" w:rsidR="00431D1C" w:rsidRDefault="00431D1C">
      <w:r>
        <w:t xml:space="preserve">    }</w:t>
      </w:r>
    </w:p>
    <w:p w14:paraId="40F3C550" w14:textId="70D0283E" w:rsidR="00431D1C" w:rsidRDefault="0034505C">
      <w:pPr>
        <w:spacing w:line="360" w:lineRule="auto"/>
        <w:ind w:left="1440" w:firstLine="720"/>
        <w:rPr>
          <w:rFonts w:ascii="Merriweather" w:eastAsia="Merriweather" w:hAnsi="Merriweather" w:cs="Merriweather"/>
          <w:b/>
          <w:color w:val="3D91EC"/>
          <w:sz w:val="34"/>
          <w:szCs w:val="34"/>
        </w:rPr>
      </w:pPr>
      <w:r>
        <w:rPr>
          <w:rFonts w:ascii="Merriweather" w:eastAsia="Merriweather" w:hAnsi="Merriweather" w:cs="Merriweather"/>
          <w:b/>
          <w:color w:val="3D91EC"/>
          <w:sz w:val="34"/>
          <w:szCs w:val="34"/>
        </w:rPr>
        <w:lastRenderedPageBreak/>
        <w:t>P</w:t>
      </w:r>
      <w:r w:rsidR="00431D1C">
        <w:rPr>
          <w:rFonts w:ascii="Merriweather" w:eastAsia="Merriweather" w:hAnsi="Merriweather" w:cs="Merriweather"/>
          <w:b/>
          <w:color w:val="3D91EC"/>
          <w:sz w:val="34"/>
          <w:szCs w:val="34"/>
        </w:rPr>
        <w:t>roject</w:t>
      </w:r>
      <w:r>
        <w:rPr>
          <w:rFonts w:ascii="Merriweather" w:eastAsia="Merriweather" w:hAnsi="Merriweather" w:cs="Merriweather"/>
          <w:b/>
          <w:color w:val="3D91EC"/>
          <w:sz w:val="34"/>
          <w:szCs w:val="34"/>
        </w:rPr>
        <w:t xml:space="preserve"> T</w:t>
      </w:r>
      <w:r w:rsidR="00431D1C">
        <w:rPr>
          <w:rFonts w:ascii="Merriweather" w:eastAsia="Merriweather" w:hAnsi="Merriweather" w:cs="Merriweather"/>
          <w:b/>
          <w:color w:val="3D91EC"/>
          <w:sz w:val="34"/>
          <w:szCs w:val="34"/>
        </w:rPr>
        <w:t>racker</w:t>
      </w:r>
      <w:r>
        <w:rPr>
          <w:rFonts w:ascii="Merriweather" w:eastAsia="Merriweather" w:hAnsi="Merriweather" w:cs="Merriweather"/>
          <w:b/>
          <w:color w:val="3D91EC"/>
          <w:sz w:val="34"/>
          <w:szCs w:val="34"/>
        </w:rPr>
        <w:t xml:space="preserve"> N</w:t>
      </w:r>
      <w:r w:rsidR="00431D1C">
        <w:rPr>
          <w:rFonts w:ascii="Merriweather" w:eastAsia="Merriweather" w:hAnsi="Merriweather" w:cs="Merriweather"/>
          <w:b/>
          <w:color w:val="3D91EC"/>
          <w:sz w:val="34"/>
          <w:szCs w:val="34"/>
        </w:rPr>
        <w:t>etworking</w:t>
      </w:r>
    </w:p>
    <w:p w14:paraId="62E55B50" w14:textId="77777777" w:rsidR="00431D1C" w:rsidRDefault="00431D1C">
      <w:pPr>
        <w:spacing w:line="360" w:lineRule="auto"/>
        <w:jc w:val="center"/>
        <w:rPr>
          <w:rFonts w:ascii="Merriweather" w:eastAsia="Merriweather" w:hAnsi="Merriweather" w:cs="Merriweather"/>
          <w:b/>
          <w:color w:val="3D91EC"/>
          <w:sz w:val="34"/>
          <w:szCs w:val="34"/>
        </w:rPr>
      </w:pPr>
      <w:r>
        <w:rPr>
          <w:rFonts w:ascii="Merriweather" w:eastAsia="Merriweather" w:hAnsi="Merriweather" w:cs="Merriweather"/>
          <w:b/>
          <w:color w:val="3D91EC"/>
          <w:sz w:val="34"/>
          <w:szCs w:val="34"/>
        </w:rPr>
        <w:t>Issues Identified</w:t>
      </w:r>
    </w:p>
    <w:p w14:paraId="13ECF052" w14:textId="77777777" w:rsidR="00431D1C" w:rsidRDefault="00431D1C">
      <w:pPr>
        <w:spacing w:line="360" w:lineRule="auto"/>
        <w:rPr>
          <w:rFonts w:ascii="Calibri" w:eastAsia="Calibri" w:hAnsi="Calibri" w:cs="Calibri"/>
          <w:b/>
          <w:sz w:val="24"/>
          <w:szCs w:val="24"/>
        </w:rPr>
      </w:pPr>
    </w:p>
    <w:p w14:paraId="03CC2E9E" w14:textId="77777777" w:rsidR="00431D1C" w:rsidRDefault="00431D1C">
      <w:pPr>
        <w:spacing w:line="360" w:lineRule="auto"/>
        <w:ind w:left="-810"/>
        <w:rPr>
          <w:rFonts w:ascii="Calibri" w:eastAsia="Calibri" w:hAnsi="Calibri" w:cs="Calibri"/>
          <w:sz w:val="24"/>
          <w:szCs w:val="24"/>
        </w:rPr>
      </w:pPr>
      <w:r>
        <w:rPr>
          <w:rFonts w:ascii="Calibri" w:eastAsia="Calibri" w:hAnsi="Calibri" w:cs="Calibri"/>
          <w:sz w:val="24"/>
          <w:szCs w:val="24"/>
        </w:rPr>
        <w:t>The issues identified are in terms of any kind of timing mismanagement, missed milestones or any unrealistic deadlines that were set. Also highlighting any potential risks that could have impacted the successful completion of the first iteration (</w:t>
      </w:r>
      <w:proofErr w:type="spellStart"/>
      <w:r>
        <w:rPr>
          <w:rFonts w:ascii="Calibri" w:eastAsia="Calibri" w:hAnsi="Calibri" w:cs="Calibri"/>
          <w:sz w:val="24"/>
          <w:szCs w:val="24"/>
        </w:rPr>
        <w:t>e.g</w:t>
      </w:r>
      <w:proofErr w:type="spellEnd"/>
      <w:r>
        <w:rPr>
          <w:rFonts w:ascii="Calibri" w:eastAsia="Calibri" w:hAnsi="Calibri" w:cs="Calibri"/>
          <w:sz w:val="24"/>
          <w:szCs w:val="24"/>
        </w:rPr>
        <w:t xml:space="preserve"> - dependencies between tasks, resource allocation issues). At the end it also contains suggestions for improving the timeline or rearrangement of the tasks to mitigate risks.</w:t>
      </w:r>
    </w:p>
    <w:p w14:paraId="4B25190C" w14:textId="77777777" w:rsidR="00431D1C" w:rsidRDefault="00431D1C">
      <w:pPr>
        <w:pStyle w:val="Heading3"/>
        <w:spacing w:line="360" w:lineRule="auto"/>
        <w:ind w:left="-810"/>
        <w:rPr>
          <w:b/>
          <w:sz w:val="24"/>
          <w:szCs w:val="24"/>
        </w:rPr>
      </w:pPr>
      <w:bookmarkStart w:id="65" w:name="_pm5tl4v98ohe" w:colFirst="0" w:colLast="0"/>
      <w:bookmarkEnd w:id="65"/>
      <w:r>
        <w:rPr>
          <w:b/>
          <w:sz w:val="24"/>
          <w:szCs w:val="24"/>
        </w:rPr>
        <w:t>Timing Issues</w:t>
      </w:r>
    </w:p>
    <w:p w14:paraId="693EBD4B" w14:textId="77777777" w:rsidR="00431D1C" w:rsidRDefault="00431D1C">
      <w:pPr>
        <w:spacing w:line="360" w:lineRule="auto"/>
        <w:ind w:left="-810"/>
        <w:rPr>
          <w:rFonts w:ascii="Calibri" w:eastAsia="Calibri" w:hAnsi="Calibri" w:cs="Calibri"/>
          <w:b/>
          <w:sz w:val="24"/>
          <w:szCs w:val="24"/>
        </w:rPr>
      </w:pPr>
      <w:r>
        <w:rPr>
          <w:rFonts w:ascii="Calibri" w:eastAsia="Calibri" w:hAnsi="Calibri" w:cs="Calibri"/>
          <w:b/>
          <w:sz w:val="24"/>
          <w:szCs w:val="24"/>
        </w:rPr>
        <w:t>1</w:t>
      </w:r>
      <w:r>
        <w:rPr>
          <w:rFonts w:ascii="Calibri" w:eastAsia="Calibri" w:hAnsi="Calibri" w:cs="Calibri"/>
          <w:sz w:val="24"/>
          <w:szCs w:val="24"/>
        </w:rPr>
        <w:t xml:space="preserve">. For the task </w:t>
      </w:r>
      <w:r>
        <w:rPr>
          <w:rFonts w:ascii="Calibri" w:eastAsia="Calibri" w:hAnsi="Calibri" w:cs="Calibri"/>
          <w:b/>
          <w:sz w:val="24"/>
          <w:szCs w:val="24"/>
        </w:rPr>
        <w:t>“Structure diagram planning”</w:t>
      </w:r>
    </w:p>
    <w:p w14:paraId="26F0E194" w14:textId="77777777" w:rsidR="00431D1C" w:rsidRDefault="00431D1C">
      <w:pPr>
        <w:spacing w:line="360" w:lineRule="auto"/>
        <w:ind w:left="-810" w:firstLine="90"/>
        <w:rPr>
          <w:rFonts w:ascii="Calibri" w:eastAsia="Calibri" w:hAnsi="Calibri" w:cs="Calibri"/>
          <w:sz w:val="24"/>
          <w:szCs w:val="24"/>
        </w:rPr>
      </w:pPr>
      <w:r>
        <w:rPr>
          <w:rFonts w:ascii="Calibri" w:eastAsia="Calibri" w:hAnsi="Calibri" w:cs="Calibri"/>
          <w:b/>
          <w:sz w:val="24"/>
          <w:szCs w:val="24"/>
        </w:rPr>
        <w:t xml:space="preserve"> - Estimated Finish</w:t>
      </w:r>
      <w:r>
        <w:rPr>
          <w:rFonts w:ascii="Calibri" w:eastAsia="Calibri" w:hAnsi="Calibri" w:cs="Calibri"/>
          <w:sz w:val="24"/>
          <w:szCs w:val="24"/>
        </w:rPr>
        <w:t>: 2024-10-</w:t>
      </w:r>
      <w:proofErr w:type="gramStart"/>
      <w:r>
        <w:rPr>
          <w:rFonts w:ascii="Calibri" w:eastAsia="Calibri" w:hAnsi="Calibri" w:cs="Calibri"/>
          <w:sz w:val="24"/>
          <w:szCs w:val="24"/>
        </w:rPr>
        <w:t xml:space="preserve">30  </w:t>
      </w:r>
      <w:r>
        <w:rPr>
          <w:rFonts w:ascii="Calibri" w:eastAsia="Calibri" w:hAnsi="Calibri" w:cs="Calibri"/>
          <w:sz w:val="24"/>
          <w:szCs w:val="24"/>
        </w:rPr>
        <w:tab/>
      </w:r>
      <w:proofErr w:type="gramEnd"/>
      <w:r>
        <w:rPr>
          <w:rFonts w:ascii="Calibri" w:eastAsia="Calibri" w:hAnsi="Calibri" w:cs="Calibri"/>
          <w:b/>
          <w:sz w:val="24"/>
          <w:szCs w:val="24"/>
        </w:rPr>
        <w:t>- Actual Finish</w:t>
      </w:r>
      <w:r>
        <w:rPr>
          <w:rFonts w:ascii="Calibri" w:eastAsia="Calibri" w:hAnsi="Calibri" w:cs="Calibri"/>
          <w:sz w:val="24"/>
          <w:szCs w:val="24"/>
        </w:rPr>
        <w:t>: 2024-10-31</w:t>
      </w:r>
    </w:p>
    <w:p w14:paraId="020AC3DC" w14:textId="77777777" w:rsidR="00431D1C" w:rsidRDefault="00431D1C">
      <w:pPr>
        <w:spacing w:line="360" w:lineRule="auto"/>
        <w:ind w:left="-810" w:firstLine="90"/>
        <w:rPr>
          <w:rFonts w:ascii="Calibri" w:eastAsia="Calibri" w:hAnsi="Calibri" w:cs="Calibri"/>
          <w:sz w:val="24"/>
          <w:szCs w:val="24"/>
        </w:rPr>
      </w:pPr>
      <w:r>
        <w:rPr>
          <w:rFonts w:ascii="Calibri" w:eastAsia="Calibri" w:hAnsi="Calibri" w:cs="Calibri"/>
          <w:b/>
          <w:sz w:val="24"/>
          <w:szCs w:val="24"/>
        </w:rPr>
        <w:t xml:space="preserve"> - Estimated Duration</w:t>
      </w:r>
      <w:r>
        <w:rPr>
          <w:rFonts w:ascii="Calibri" w:eastAsia="Calibri" w:hAnsi="Calibri" w:cs="Calibri"/>
          <w:sz w:val="24"/>
          <w:szCs w:val="24"/>
        </w:rPr>
        <w:t xml:space="preserve">: 1 day       </w:t>
      </w:r>
      <w:r>
        <w:rPr>
          <w:rFonts w:ascii="Calibri" w:eastAsia="Calibri" w:hAnsi="Calibri" w:cs="Calibri"/>
          <w:sz w:val="24"/>
          <w:szCs w:val="24"/>
        </w:rPr>
        <w:tab/>
      </w:r>
      <w:r>
        <w:rPr>
          <w:rFonts w:ascii="Calibri" w:eastAsia="Calibri" w:hAnsi="Calibri" w:cs="Calibri"/>
          <w:b/>
          <w:sz w:val="24"/>
          <w:szCs w:val="24"/>
        </w:rPr>
        <w:t>- Actual Duration</w:t>
      </w:r>
      <w:r>
        <w:rPr>
          <w:rFonts w:ascii="Calibri" w:eastAsia="Calibri" w:hAnsi="Calibri" w:cs="Calibri"/>
          <w:sz w:val="24"/>
          <w:szCs w:val="24"/>
        </w:rPr>
        <w:t>: 2 days</w:t>
      </w:r>
    </w:p>
    <w:p w14:paraId="72088145" w14:textId="77777777" w:rsidR="00431D1C" w:rsidRDefault="00431D1C">
      <w:pPr>
        <w:spacing w:line="360" w:lineRule="auto"/>
        <w:ind w:left="-810"/>
        <w:rPr>
          <w:rFonts w:ascii="Calibri" w:eastAsia="Calibri" w:hAnsi="Calibri" w:cs="Calibri"/>
          <w:sz w:val="24"/>
          <w:szCs w:val="24"/>
        </w:rPr>
      </w:pPr>
      <w:r>
        <w:rPr>
          <w:rFonts w:ascii="Calibri" w:eastAsia="Calibri" w:hAnsi="Calibri" w:cs="Calibri"/>
          <w:sz w:val="24"/>
          <w:szCs w:val="24"/>
        </w:rPr>
        <w:t xml:space="preserve">This indicates a minor delay in the planning and was completed one day later than expected. </w:t>
      </w:r>
    </w:p>
    <w:p w14:paraId="4B5436AB" w14:textId="77777777" w:rsidR="00431D1C" w:rsidRDefault="00431D1C">
      <w:pPr>
        <w:spacing w:line="360" w:lineRule="auto"/>
        <w:ind w:left="-810"/>
        <w:rPr>
          <w:rFonts w:ascii="Calibri" w:eastAsia="Calibri" w:hAnsi="Calibri" w:cs="Calibri"/>
          <w:sz w:val="24"/>
          <w:szCs w:val="24"/>
        </w:rPr>
      </w:pPr>
    </w:p>
    <w:p w14:paraId="78C21F9A" w14:textId="77777777" w:rsidR="00431D1C" w:rsidRDefault="00431D1C">
      <w:pPr>
        <w:spacing w:line="360" w:lineRule="auto"/>
        <w:ind w:left="-810"/>
        <w:rPr>
          <w:rFonts w:ascii="Calibri" w:eastAsia="Calibri" w:hAnsi="Calibri" w:cs="Calibri"/>
          <w:b/>
          <w:sz w:val="24"/>
          <w:szCs w:val="24"/>
        </w:rPr>
      </w:pPr>
      <w:r>
        <w:rPr>
          <w:rFonts w:ascii="Calibri" w:eastAsia="Calibri" w:hAnsi="Calibri" w:cs="Calibri"/>
          <w:b/>
          <w:sz w:val="24"/>
          <w:szCs w:val="24"/>
        </w:rPr>
        <w:t>2</w:t>
      </w:r>
      <w:r>
        <w:rPr>
          <w:rFonts w:ascii="Calibri" w:eastAsia="Calibri" w:hAnsi="Calibri" w:cs="Calibri"/>
          <w:sz w:val="24"/>
          <w:szCs w:val="24"/>
        </w:rPr>
        <w:t xml:space="preserve">. For the task </w:t>
      </w:r>
      <w:r>
        <w:rPr>
          <w:rFonts w:ascii="Calibri" w:eastAsia="Calibri" w:hAnsi="Calibri" w:cs="Calibri"/>
          <w:b/>
          <w:sz w:val="24"/>
          <w:szCs w:val="24"/>
        </w:rPr>
        <w:t>“Networking Research”</w:t>
      </w:r>
    </w:p>
    <w:p w14:paraId="4A433CD9" w14:textId="77777777" w:rsidR="00431D1C" w:rsidRDefault="00431D1C">
      <w:pPr>
        <w:spacing w:line="360" w:lineRule="auto"/>
        <w:ind w:left="-810"/>
        <w:rPr>
          <w:rFonts w:ascii="Calibri" w:eastAsia="Calibri" w:hAnsi="Calibri" w:cs="Calibri"/>
          <w:sz w:val="24"/>
          <w:szCs w:val="24"/>
        </w:rPr>
      </w:pPr>
      <w:r>
        <w:rPr>
          <w:rFonts w:ascii="Calibri" w:eastAsia="Calibri" w:hAnsi="Calibri" w:cs="Calibri"/>
          <w:b/>
          <w:sz w:val="24"/>
          <w:szCs w:val="24"/>
        </w:rPr>
        <w:t>- Estimated Finish</w:t>
      </w:r>
      <w:r>
        <w:rPr>
          <w:rFonts w:ascii="Calibri" w:eastAsia="Calibri" w:hAnsi="Calibri" w:cs="Calibri"/>
          <w:sz w:val="24"/>
          <w:szCs w:val="24"/>
        </w:rPr>
        <w:t>: 2024-10-</w:t>
      </w:r>
      <w:proofErr w:type="gramStart"/>
      <w:r>
        <w:rPr>
          <w:rFonts w:ascii="Calibri" w:eastAsia="Calibri" w:hAnsi="Calibri" w:cs="Calibri"/>
          <w:sz w:val="24"/>
          <w:szCs w:val="24"/>
        </w:rPr>
        <w:t xml:space="preserve">30  </w:t>
      </w:r>
      <w:r>
        <w:rPr>
          <w:rFonts w:ascii="Calibri" w:eastAsia="Calibri" w:hAnsi="Calibri" w:cs="Calibri"/>
          <w:sz w:val="24"/>
          <w:szCs w:val="24"/>
        </w:rPr>
        <w:tab/>
      </w:r>
      <w:proofErr w:type="gramEnd"/>
      <w:r>
        <w:rPr>
          <w:rFonts w:ascii="Calibri" w:eastAsia="Calibri" w:hAnsi="Calibri" w:cs="Calibri"/>
          <w:sz w:val="24"/>
          <w:szCs w:val="24"/>
        </w:rPr>
        <w:tab/>
      </w:r>
      <w:r>
        <w:rPr>
          <w:rFonts w:ascii="Calibri" w:eastAsia="Calibri" w:hAnsi="Calibri" w:cs="Calibri"/>
          <w:b/>
          <w:sz w:val="24"/>
          <w:szCs w:val="24"/>
        </w:rPr>
        <w:t>- Actual Finish</w:t>
      </w:r>
      <w:r>
        <w:rPr>
          <w:rFonts w:ascii="Calibri" w:eastAsia="Calibri" w:hAnsi="Calibri" w:cs="Calibri"/>
          <w:sz w:val="24"/>
          <w:szCs w:val="24"/>
        </w:rPr>
        <w:t>: 2024-11-03</w:t>
      </w:r>
    </w:p>
    <w:p w14:paraId="10822BE0" w14:textId="77777777" w:rsidR="00431D1C" w:rsidRDefault="00431D1C">
      <w:pPr>
        <w:spacing w:line="360" w:lineRule="auto"/>
        <w:ind w:left="-810"/>
        <w:rPr>
          <w:rFonts w:ascii="Calibri" w:eastAsia="Calibri" w:hAnsi="Calibri" w:cs="Calibri"/>
          <w:sz w:val="24"/>
          <w:szCs w:val="24"/>
        </w:rPr>
      </w:pPr>
      <w:r>
        <w:rPr>
          <w:rFonts w:ascii="Calibri" w:eastAsia="Calibri" w:hAnsi="Calibri" w:cs="Calibri"/>
          <w:b/>
          <w:sz w:val="24"/>
          <w:szCs w:val="24"/>
        </w:rPr>
        <w:t>- Estimated Duration</w:t>
      </w:r>
      <w:r>
        <w:rPr>
          <w:rFonts w:ascii="Calibri" w:eastAsia="Calibri" w:hAnsi="Calibri" w:cs="Calibri"/>
          <w:sz w:val="24"/>
          <w:szCs w:val="24"/>
        </w:rPr>
        <w:t xml:space="preserve">: 1 day       </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b/>
          <w:sz w:val="24"/>
          <w:szCs w:val="24"/>
        </w:rPr>
        <w:t>- Actual Duration</w:t>
      </w:r>
      <w:r>
        <w:rPr>
          <w:rFonts w:ascii="Calibri" w:eastAsia="Calibri" w:hAnsi="Calibri" w:cs="Calibri"/>
          <w:sz w:val="24"/>
          <w:szCs w:val="24"/>
        </w:rPr>
        <w:t>: 2 days</w:t>
      </w:r>
    </w:p>
    <w:p w14:paraId="6CD9D816" w14:textId="77777777" w:rsidR="00431D1C" w:rsidRDefault="00431D1C">
      <w:pPr>
        <w:spacing w:line="360" w:lineRule="auto"/>
        <w:ind w:left="-810"/>
        <w:rPr>
          <w:rFonts w:ascii="Calibri" w:eastAsia="Calibri" w:hAnsi="Calibri" w:cs="Calibri"/>
          <w:sz w:val="24"/>
          <w:szCs w:val="24"/>
        </w:rPr>
      </w:pPr>
      <w:r>
        <w:rPr>
          <w:rFonts w:ascii="Calibri" w:eastAsia="Calibri" w:hAnsi="Calibri" w:cs="Calibri"/>
          <w:sz w:val="24"/>
          <w:szCs w:val="24"/>
        </w:rPr>
        <w:t>This task was delayed by 3 days which is probably because of the additional time taken for research. Hence, this task should have been prioritized first and could have been scheduled initially.</w:t>
      </w:r>
    </w:p>
    <w:p w14:paraId="7C43A82B" w14:textId="77777777" w:rsidR="00431D1C" w:rsidRDefault="00431D1C">
      <w:pPr>
        <w:pStyle w:val="Heading3"/>
        <w:spacing w:line="360" w:lineRule="auto"/>
        <w:ind w:left="-810"/>
        <w:rPr>
          <w:b/>
          <w:sz w:val="24"/>
          <w:szCs w:val="24"/>
        </w:rPr>
      </w:pPr>
      <w:bookmarkStart w:id="66" w:name="_yua49nd3qxx6" w:colFirst="0" w:colLast="0"/>
      <w:bookmarkEnd w:id="66"/>
      <w:r>
        <w:rPr>
          <w:b/>
          <w:sz w:val="24"/>
          <w:szCs w:val="24"/>
        </w:rPr>
        <w:t>Potential Risks</w:t>
      </w:r>
    </w:p>
    <w:p w14:paraId="4A977447" w14:textId="77777777" w:rsidR="00431D1C" w:rsidRDefault="00431D1C">
      <w:pPr>
        <w:spacing w:line="360" w:lineRule="auto"/>
        <w:ind w:left="-810"/>
        <w:rPr>
          <w:rFonts w:ascii="Calibri" w:eastAsia="Calibri" w:hAnsi="Calibri" w:cs="Calibri"/>
          <w:sz w:val="24"/>
          <w:szCs w:val="24"/>
        </w:rPr>
      </w:pPr>
      <w:r>
        <w:rPr>
          <w:rFonts w:ascii="Calibri" w:eastAsia="Calibri" w:hAnsi="Calibri" w:cs="Calibri"/>
          <w:b/>
          <w:sz w:val="24"/>
          <w:szCs w:val="24"/>
        </w:rPr>
        <w:t xml:space="preserve">1. </w:t>
      </w:r>
      <w:r>
        <w:rPr>
          <w:rFonts w:ascii="Calibri" w:eastAsia="Calibri" w:hAnsi="Calibri" w:cs="Calibri"/>
          <w:sz w:val="24"/>
          <w:szCs w:val="24"/>
        </w:rPr>
        <w:t>Delays in the planning of the structure diagram and the networking research could have caused delaying of other dependent tasks and thereby leading to delayed completion of the upcoming tasks.</w:t>
      </w:r>
    </w:p>
    <w:p w14:paraId="2F54AEF8" w14:textId="77777777" w:rsidR="00431D1C" w:rsidRDefault="00431D1C">
      <w:pPr>
        <w:spacing w:line="360" w:lineRule="auto"/>
        <w:ind w:left="-810"/>
        <w:rPr>
          <w:rFonts w:ascii="Calibri" w:eastAsia="Calibri" w:hAnsi="Calibri" w:cs="Calibri"/>
          <w:sz w:val="24"/>
          <w:szCs w:val="24"/>
        </w:rPr>
      </w:pPr>
    </w:p>
    <w:p w14:paraId="5EC93E80" w14:textId="77777777" w:rsidR="00431D1C" w:rsidRDefault="00431D1C">
      <w:pPr>
        <w:spacing w:line="360" w:lineRule="auto"/>
        <w:ind w:left="-810"/>
        <w:rPr>
          <w:rFonts w:ascii="Calibri" w:eastAsia="Calibri" w:hAnsi="Calibri" w:cs="Calibri"/>
          <w:sz w:val="24"/>
          <w:szCs w:val="24"/>
        </w:rPr>
      </w:pPr>
      <w:r>
        <w:rPr>
          <w:rFonts w:ascii="Calibri" w:eastAsia="Calibri" w:hAnsi="Calibri" w:cs="Calibri"/>
          <w:b/>
          <w:sz w:val="24"/>
          <w:szCs w:val="24"/>
        </w:rPr>
        <w:lastRenderedPageBreak/>
        <w:t>2.</w:t>
      </w:r>
      <w:r>
        <w:rPr>
          <w:rFonts w:ascii="Calibri" w:eastAsia="Calibri" w:hAnsi="Calibri" w:cs="Calibri"/>
          <w:sz w:val="24"/>
          <w:szCs w:val="24"/>
        </w:rPr>
        <w:t xml:space="preserve"> There wasn’t clear indication of the person responsible for each individual task as well, which would later lead to improper distribution and allocation of resources.</w:t>
      </w:r>
    </w:p>
    <w:p w14:paraId="696FAF9B" w14:textId="77777777" w:rsidR="00431D1C" w:rsidRDefault="00431D1C">
      <w:pPr>
        <w:spacing w:line="360" w:lineRule="auto"/>
        <w:ind w:left="-810"/>
        <w:rPr>
          <w:rFonts w:ascii="Calibri" w:eastAsia="Calibri" w:hAnsi="Calibri" w:cs="Calibri"/>
          <w:sz w:val="24"/>
          <w:szCs w:val="24"/>
        </w:rPr>
      </w:pPr>
    </w:p>
    <w:p w14:paraId="7CB0B7DA" w14:textId="77777777" w:rsidR="00431D1C" w:rsidRDefault="00431D1C">
      <w:pPr>
        <w:spacing w:line="360" w:lineRule="auto"/>
        <w:ind w:left="-810"/>
        <w:rPr>
          <w:rFonts w:ascii="Calibri" w:eastAsia="Calibri" w:hAnsi="Calibri" w:cs="Calibri"/>
          <w:sz w:val="24"/>
          <w:szCs w:val="24"/>
        </w:rPr>
      </w:pPr>
      <w:r>
        <w:rPr>
          <w:rFonts w:ascii="Calibri" w:eastAsia="Calibri" w:hAnsi="Calibri" w:cs="Calibri"/>
          <w:b/>
          <w:sz w:val="24"/>
          <w:szCs w:val="24"/>
        </w:rPr>
        <w:t>3.</w:t>
      </w:r>
      <w:r>
        <w:rPr>
          <w:rFonts w:ascii="Calibri" w:eastAsia="Calibri" w:hAnsi="Calibri" w:cs="Calibri"/>
          <w:sz w:val="24"/>
          <w:szCs w:val="24"/>
        </w:rPr>
        <w:t xml:space="preserve"> The tasks that were mentioned that missed their deadlines were estimated to take only a day but eventually got delayed which indicates original estimation might not have been enough for the task and could have added a buffer time. </w:t>
      </w:r>
    </w:p>
    <w:p w14:paraId="228A31A4" w14:textId="77777777" w:rsidR="00431D1C" w:rsidRDefault="00431D1C">
      <w:pPr>
        <w:spacing w:line="360" w:lineRule="auto"/>
        <w:ind w:left="-810"/>
        <w:rPr>
          <w:rFonts w:ascii="Calibri" w:eastAsia="Calibri" w:hAnsi="Calibri" w:cs="Calibri"/>
          <w:sz w:val="24"/>
          <w:szCs w:val="24"/>
        </w:rPr>
      </w:pPr>
      <w:r>
        <w:rPr>
          <w:rFonts w:ascii="Calibri" w:eastAsia="Calibri" w:hAnsi="Calibri" w:cs="Calibri"/>
          <w:b/>
          <w:sz w:val="24"/>
          <w:szCs w:val="24"/>
        </w:rPr>
        <w:t>4.</w:t>
      </w:r>
      <w:r>
        <w:rPr>
          <w:rFonts w:ascii="Calibri" w:eastAsia="Calibri" w:hAnsi="Calibri" w:cs="Calibri"/>
          <w:sz w:val="24"/>
          <w:szCs w:val="24"/>
        </w:rPr>
        <w:t xml:space="preserve"> Being more specific, it</w:t>
      </w:r>
      <w:r w:rsidRPr="003F34F2">
        <w:rPr>
          <w:rFonts w:ascii="Calibri" w:eastAsia="Calibri" w:hAnsi="Calibri" w:cs="Calibri"/>
          <w:sz w:val="24"/>
          <w:szCs w:val="24"/>
        </w:rPr>
        <w:t xml:space="preserve"> seems you intend to have </w:t>
      </w:r>
      <w:proofErr w:type="spellStart"/>
      <w:r w:rsidRPr="003F34F2">
        <w:rPr>
          <w:rFonts w:ascii="Calibri" w:eastAsia="Calibri" w:hAnsi="Calibri" w:cs="Calibri"/>
          <w:sz w:val="24"/>
          <w:szCs w:val="24"/>
        </w:rPr>
        <w:t>LeaderboardHandler</w:t>
      </w:r>
      <w:proofErr w:type="spellEnd"/>
      <w:r w:rsidRPr="003F34F2">
        <w:rPr>
          <w:rFonts w:ascii="Calibri" w:eastAsia="Calibri" w:hAnsi="Calibri" w:cs="Calibri"/>
          <w:sz w:val="24"/>
          <w:szCs w:val="24"/>
        </w:rPr>
        <w:t xml:space="preserve"> and ChatManager completed before </w:t>
      </w:r>
      <w:proofErr w:type="spellStart"/>
      <w:r w:rsidRPr="003F34F2">
        <w:rPr>
          <w:rFonts w:ascii="Calibri" w:eastAsia="Calibri" w:hAnsi="Calibri" w:cs="Calibri"/>
          <w:sz w:val="24"/>
          <w:szCs w:val="24"/>
        </w:rPr>
        <w:t>ServerRelay</w:t>
      </w:r>
      <w:proofErr w:type="spellEnd"/>
      <w:r w:rsidRPr="003F34F2">
        <w:rPr>
          <w:rFonts w:ascii="Calibri" w:eastAsia="Calibri" w:hAnsi="Calibri" w:cs="Calibri"/>
          <w:sz w:val="24"/>
          <w:szCs w:val="24"/>
        </w:rPr>
        <w:t>. Please acknowledge that the first two will not work without the last one, so maybe reconsider your priorities for estimated dates.</w:t>
      </w:r>
    </w:p>
    <w:p w14:paraId="2A9F1567" w14:textId="77777777" w:rsidR="00431D1C" w:rsidRDefault="00431D1C">
      <w:pPr>
        <w:pStyle w:val="Heading3"/>
        <w:spacing w:line="360" w:lineRule="auto"/>
        <w:ind w:left="-810"/>
        <w:rPr>
          <w:b/>
        </w:rPr>
      </w:pPr>
      <w:bookmarkStart w:id="67" w:name="_17txjeta62aa" w:colFirst="0" w:colLast="0"/>
      <w:bookmarkEnd w:id="67"/>
      <w:r>
        <w:rPr>
          <w:b/>
        </w:rPr>
        <w:t>Suggestions:</w:t>
      </w:r>
    </w:p>
    <w:p w14:paraId="3404EC6E" w14:textId="77777777" w:rsidR="00431D1C" w:rsidRPr="003F34F2" w:rsidRDefault="00431D1C" w:rsidP="003F34F2">
      <w:pPr>
        <w:spacing w:line="360" w:lineRule="auto"/>
        <w:ind w:left="-810"/>
        <w:rPr>
          <w:rFonts w:ascii="Calibri" w:eastAsia="Calibri" w:hAnsi="Calibri" w:cs="Calibri"/>
          <w:sz w:val="24"/>
          <w:szCs w:val="24"/>
        </w:rPr>
      </w:pPr>
      <w:r w:rsidRPr="003F34F2">
        <w:rPr>
          <w:rFonts w:ascii="Calibri" w:eastAsia="Calibri" w:hAnsi="Calibri" w:cs="Calibri"/>
          <w:b/>
          <w:bCs/>
          <w:sz w:val="24"/>
          <w:szCs w:val="24"/>
        </w:rPr>
        <w:t>1.</w:t>
      </w:r>
      <w:r>
        <w:rPr>
          <w:rFonts w:ascii="Calibri" w:eastAsia="Calibri" w:hAnsi="Calibri" w:cs="Calibri"/>
          <w:sz w:val="24"/>
          <w:szCs w:val="24"/>
        </w:rPr>
        <w:t xml:space="preserve"> </w:t>
      </w:r>
      <w:r w:rsidRPr="003F34F2">
        <w:rPr>
          <w:rFonts w:ascii="Calibri" w:eastAsia="Calibri" w:hAnsi="Calibri" w:cs="Calibri"/>
          <w:sz w:val="24"/>
          <w:szCs w:val="24"/>
        </w:rPr>
        <w:t>One of the suggestions would be to even further breakdown the tasks into smaller ones that are manageable and achievable.</w:t>
      </w:r>
    </w:p>
    <w:p w14:paraId="3BEF13E6" w14:textId="77777777" w:rsidR="00431D1C" w:rsidRDefault="00431D1C">
      <w:pPr>
        <w:spacing w:line="360" w:lineRule="auto"/>
        <w:ind w:left="-810"/>
        <w:rPr>
          <w:rFonts w:ascii="Calibri" w:eastAsia="Calibri" w:hAnsi="Calibri" w:cs="Calibri"/>
          <w:sz w:val="24"/>
          <w:szCs w:val="24"/>
        </w:rPr>
      </w:pPr>
      <w:r>
        <w:rPr>
          <w:rFonts w:ascii="Calibri" w:eastAsia="Calibri" w:hAnsi="Calibri" w:cs="Calibri"/>
          <w:b/>
          <w:sz w:val="24"/>
          <w:szCs w:val="24"/>
        </w:rPr>
        <w:t>2.</w:t>
      </w:r>
      <w:r>
        <w:rPr>
          <w:rFonts w:ascii="Calibri" w:eastAsia="Calibri" w:hAnsi="Calibri" w:cs="Calibri"/>
          <w:sz w:val="24"/>
          <w:szCs w:val="24"/>
        </w:rPr>
        <w:t xml:space="preserve"> Add buffer time between dependent tasks so that if there’s any delay in the previous task due to unforeseen circumstances, it won’t at least affect the overall timeline for the submission. </w:t>
      </w:r>
    </w:p>
    <w:p w14:paraId="5DDB3386" w14:textId="77777777" w:rsidR="00431D1C" w:rsidRDefault="00431D1C" w:rsidP="00E31931">
      <w:pPr>
        <w:spacing w:line="360" w:lineRule="auto"/>
        <w:ind w:left="-810"/>
        <w:rPr>
          <w:rFonts w:ascii="Calibri" w:eastAsia="Calibri" w:hAnsi="Calibri" w:cs="Calibri"/>
          <w:sz w:val="24"/>
          <w:szCs w:val="24"/>
        </w:rPr>
      </w:pPr>
      <w:r>
        <w:rPr>
          <w:rFonts w:ascii="Calibri" w:eastAsia="Calibri" w:hAnsi="Calibri" w:cs="Calibri"/>
          <w:b/>
          <w:sz w:val="24"/>
          <w:szCs w:val="24"/>
        </w:rPr>
        <w:t>3.</w:t>
      </w:r>
      <w:r>
        <w:rPr>
          <w:rFonts w:ascii="Calibri" w:eastAsia="Calibri" w:hAnsi="Calibri" w:cs="Calibri"/>
          <w:sz w:val="24"/>
          <w:szCs w:val="24"/>
        </w:rPr>
        <w:t xml:space="preserve"> </w:t>
      </w:r>
      <w:r w:rsidRPr="00E31931">
        <w:rPr>
          <w:rFonts w:ascii="Calibri" w:eastAsia="Calibri" w:hAnsi="Calibri" w:cs="Calibri"/>
          <w:sz w:val="24"/>
          <w:szCs w:val="24"/>
        </w:rPr>
        <w:t xml:space="preserve">"Being more specific with the previous suggestion, consider breaking down your Diagram tasks into more specific ones (i.e. instead of having a task called "Structure Diagram", create one named </w:t>
      </w:r>
      <w:proofErr w:type="spellStart"/>
      <w:r w:rsidRPr="00E31931">
        <w:rPr>
          <w:rFonts w:ascii="Calibri" w:eastAsia="Calibri" w:hAnsi="Calibri" w:cs="Calibri"/>
          <w:sz w:val="24"/>
          <w:szCs w:val="24"/>
        </w:rPr>
        <w:t>AuthenticationClass</w:t>
      </w:r>
      <w:proofErr w:type="spellEnd"/>
      <w:r w:rsidRPr="00E31931">
        <w:rPr>
          <w:rFonts w:ascii="Calibri" w:eastAsia="Calibri" w:hAnsi="Calibri" w:cs="Calibri"/>
          <w:sz w:val="24"/>
          <w:szCs w:val="24"/>
        </w:rPr>
        <w:t xml:space="preserve"> Structure Diagram Representation"). When you have a very generic task such as "Structure Diagram", important details are lost, and planning gets harder. </w:t>
      </w:r>
    </w:p>
    <w:p w14:paraId="3D5474C5" w14:textId="77777777" w:rsidR="00431D1C" w:rsidRPr="00E31931" w:rsidRDefault="00431D1C" w:rsidP="00431D1C">
      <w:pPr>
        <w:pStyle w:val="ListParagraph"/>
        <w:numPr>
          <w:ilvl w:val="0"/>
          <w:numId w:val="2"/>
        </w:numPr>
        <w:spacing w:after="0" w:line="360" w:lineRule="auto"/>
        <w:rPr>
          <w:rFonts w:ascii="Calibri" w:eastAsia="Calibri" w:hAnsi="Calibri" w:cs="Calibri"/>
          <w:sz w:val="24"/>
          <w:szCs w:val="24"/>
        </w:rPr>
      </w:pPr>
      <w:r w:rsidRPr="00E31931">
        <w:rPr>
          <w:rFonts w:ascii="Calibri" w:eastAsia="Calibri" w:hAnsi="Calibri" w:cs="Calibri"/>
          <w:sz w:val="24"/>
          <w:szCs w:val="24"/>
        </w:rPr>
        <w:t>For instance, in your instance of SD, the only indication of progress is "SD Design completion", but what does this even entail? Considering this is seven hours of work, you ideally need to have more detailed descriptions of what has been accomplished during this long period (i.e. Who completed the Server Relay representation? When did they do it? What is their feedback on it?)"</w:t>
      </w:r>
    </w:p>
    <w:p w14:paraId="6C108247" w14:textId="77777777" w:rsidR="00431D1C" w:rsidRDefault="00431D1C">
      <w:pPr>
        <w:spacing w:line="360" w:lineRule="auto"/>
        <w:ind w:left="-810"/>
        <w:rPr>
          <w:rFonts w:ascii="Calibri" w:eastAsia="Calibri" w:hAnsi="Calibri" w:cs="Calibri"/>
          <w:sz w:val="24"/>
          <w:szCs w:val="24"/>
        </w:rPr>
      </w:pPr>
      <w:r>
        <w:rPr>
          <w:rFonts w:ascii="Calibri" w:eastAsia="Calibri" w:hAnsi="Calibri" w:cs="Calibri"/>
          <w:b/>
          <w:sz w:val="24"/>
          <w:szCs w:val="24"/>
        </w:rPr>
        <w:t>4.</w:t>
      </w:r>
      <w:r>
        <w:rPr>
          <w:rFonts w:ascii="Calibri" w:eastAsia="Calibri" w:hAnsi="Calibri" w:cs="Calibri"/>
          <w:sz w:val="24"/>
          <w:szCs w:val="24"/>
        </w:rPr>
        <w:t xml:space="preserve"> Also, proper indication of assigned members for the task should be mentioned.</w:t>
      </w:r>
    </w:p>
    <w:p w14:paraId="5062E064" w14:textId="77777777" w:rsidR="00431D1C" w:rsidRDefault="00431D1C">
      <w:pPr>
        <w:spacing w:line="360" w:lineRule="auto"/>
        <w:ind w:left="-810"/>
        <w:rPr>
          <w:rFonts w:ascii="Calibri" w:eastAsia="Calibri" w:hAnsi="Calibri" w:cs="Calibri"/>
          <w:sz w:val="24"/>
          <w:szCs w:val="24"/>
        </w:rPr>
      </w:pPr>
      <w:r w:rsidRPr="00E31931">
        <w:rPr>
          <w:rFonts w:ascii="Calibri" w:eastAsia="Calibri" w:hAnsi="Calibri" w:cs="Calibri"/>
          <w:b/>
          <w:bCs/>
          <w:sz w:val="24"/>
          <w:szCs w:val="24"/>
        </w:rPr>
        <w:t>5.</w:t>
      </w:r>
      <w:r>
        <w:rPr>
          <w:rFonts w:ascii="Calibri" w:eastAsia="Calibri" w:hAnsi="Calibri" w:cs="Calibri"/>
          <w:sz w:val="24"/>
          <w:szCs w:val="24"/>
        </w:rPr>
        <w:t xml:space="preserve"> </w:t>
      </w:r>
      <w:r w:rsidRPr="003F34F2">
        <w:rPr>
          <w:rFonts w:ascii="Calibri" w:eastAsia="Calibri" w:hAnsi="Calibri" w:cs="Calibri"/>
          <w:sz w:val="24"/>
          <w:szCs w:val="24"/>
        </w:rPr>
        <w:t>As you have different trackers for certain aspects of your project, consider adding your networking sub team members in the "Setup" section</w:t>
      </w:r>
    </w:p>
    <w:p w14:paraId="7C474D3E" w14:textId="77777777" w:rsidR="00431D1C" w:rsidRDefault="00431D1C">
      <w:pPr>
        <w:spacing w:line="360" w:lineRule="auto"/>
        <w:ind w:left="-810"/>
        <w:rPr>
          <w:rFonts w:ascii="Calibri" w:eastAsia="Calibri" w:hAnsi="Calibri" w:cs="Calibri"/>
          <w:sz w:val="24"/>
          <w:szCs w:val="24"/>
        </w:rPr>
      </w:pPr>
      <w:r>
        <w:rPr>
          <w:rFonts w:ascii="Calibri" w:eastAsia="Calibri" w:hAnsi="Calibri" w:cs="Calibri"/>
          <w:b/>
          <w:sz w:val="24"/>
          <w:szCs w:val="24"/>
        </w:rPr>
        <w:lastRenderedPageBreak/>
        <w:t>6.</w:t>
      </w:r>
      <w:r>
        <w:rPr>
          <w:rFonts w:ascii="Calibri" w:eastAsia="Calibri" w:hAnsi="Calibri" w:cs="Calibri"/>
          <w:sz w:val="24"/>
          <w:szCs w:val="24"/>
        </w:rPr>
        <w:t xml:space="preserve"> Time was allotted for creating sequence diagrams. However, there was no need for that as sequence diagrams weren't a part of the submission for Iteration 1. Thereby, the time allotted could have been used for any other important task. </w:t>
      </w:r>
    </w:p>
    <w:p w14:paraId="566B3976" w14:textId="77777777" w:rsidR="00431D1C" w:rsidRDefault="00431D1C">
      <w:pPr>
        <w:spacing w:line="360" w:lineRule="auto"/>
        <w:ind w:left="-810"/>
        <w:rPr>
          <w:rFonts w:ascii="Calibri" w:eastAsia="Calibri" w:hAnsi="Calibri" w:cs="Calibri"/>
          <w:sz w:val="24"/>
          <w:szCs w:val="24"/>
        </w:rPr>
      </w:pPr>
      <w:r>
        <w:rPr>
          <w:rFonts w:ascii="Calibri" w:eastAsia="Calibri" w:hAnsi="Calibri" w:cs="Calibri"/>
          <w:b/>
          <w:sz w:val="24"/>
          <w:szCs w:val="24"/>
        </w:rPr>
        <w:t xml:space="preserve">7. </w:t>
      </w:r>
      <w:r>
        <w:rPr>
          <w:rFonts w:ascii="Calibri" w:eastAsia="Calibri" w:hAnsi="Calibri" w:cs="Calibri"/>
          <w:sz w:val="24"/>
          <w:szCs w:val="24"/>
        </w:rPr>
        <w:t xml:space="preserve">It’s better to prioritize tasks properly and set proper deadlines for them such as research tasks where it would naturally take a longer time or something in terms of planning. </w:t>
      </w:r>
    </w:p>
    <w:p w14:paraId="6A883A1B" w14:textId="77777777" w:rsidR="00431D1C" w:rsidRDefault="00431D1C">
      <w:pPr>
        <w:spacing w:line="360" w:lineRule="auto"/>
        <w:ind w:left="-810"/>
        <w:rPr>
          <w:rFonts w:ascii="Calibri" w:eastAsia="Calibri" w:hAnsi="Calibri" w:cs="Calibri"/>
          <w:sz w:val="24"/>
          <w:szCs w:val="24"/>
        </w:rPr>
      </w:pPr>
      <w:r>
        <w:rPr>
          <w:rFonts w:ascii="Calibri" w:eastAsia="Calibri" w:hAnsi="Calibri" w:cs="Calibri"/>
          <w:sz w:val="24"/>
          <w:szCs w:val="24"/>
        </w:rPr>
        <w:t>8. (Extra): Consider also tracking your discussion and feedback meetings, as well as your scrums. Not necessary, but a good addition for more organization</w:t>
      </w:r>
    </w:p>
    <w:p w14:paraId="072A20A3" w14:textId="77777777" w:rsidR="00431D1C" w:rsidRDefault="00431D1C">
      <w:pPr>
        <w:spacing w:line="360" w:lineRule="auto"/>
        <w:ind w:left="-810"/>
        <w:rPr>
          <w:rFonts w:ascii="Calibri" w:eastAsia="Calibri" w:hAnsi="Calibri" w:cs="Calibri"/>
          <w:sz w:val="24"/>
          <w:szCs w:val="24"/>
        </w:rPr>
      </w:pPr>
    </w:p>
    <w:p w14:paraId="7632C63B" w14:textId="77777777" w:rsidR="00431D1C" w:rsidRDefault="00431D1C">
      <w:pPr>
        <w:spacing w:line="360" w:lineRule="auto"/>
        <w:ind w:left="-810"/>
        <w:rPr>
          <w:rFonts w:ascii="Calibri" w:eastAsia="Calibri" w:hAnsi="Calibri" w:cs="Calibri"/>
          <w:sz w:val="24"/>
          <w:szCs w:val="24"/>
        </w:rPr>
      </w:pPr>
    </w:p>
    <w:p w14:paraId="578E99D6" w14:textId="77777777" w:rsidR="0034505C" w:rsidRDefault="0034505C">
      <w:pPr>
        <w:spacing w:line="360" w:lineRule="auto"/>
        <w:ind w:left="-810"/>
        <w:rPr>
          <w:rFonts w:ascii="Calibri" w:eastAsia="Calibri" w:hAnsi="Calibri" w:cs="Calibri"/>
          <w:sz w:val="24"/>
          <w:szCs w:val="24"/>
        </w:rPr>
      </w:pPr>
    </w:p>
    <w:p w14:paraId="55440324" w14:textId="77777777" w:rsidR="0034505C" w:rsidRDefault="0034505C">
      <w:pPr>
        <w:spacing w:line="360" w:lineRule="auto"/>
        <w:ind w:left="-810"/>
        <w:rPr>
          <w:rFonts w:ascii="Calibri" w:eastAsia="Calibri" w:hAnsi="Calibri" w:cs="Calibri"/>
          <w:sz w:val="24"/>
          <w:szCs w:val="24"/>
        </w:rPr>
      </w:pPr>
    </w:p>
    <w:p w14:paraId="0CC71CDB" w14:textId="77777777" w:rsidR="0034505C" w:rsidRDefault="0034505C">
      <w:pPr>
        <w:spacing w:line="360" w:lineRule="auto"/>
        <w:ind w:left="-810"/>
        <w:rPr>
          <w:rFonts w:ascii="Calibri" w:eastAsia="Calibri" w:hAnsi="Calibri" w:cs="Calibri"/>
          <w:sz w:val="24"/>
          <w:szCs w:val="24"/>
        </w:rPr>
      </w:pPr>
    </w:p>
    <w:p w14:paraId="288475E0" w14:textId="77777777" w:rsidR="0034505C" w:rsidRDefault="0034505C">
      <w:pPr>
        <w:spacing w:line="360" w:lineRule="auto"/>
        <w:ind w:left="-810"/>
        <w:rPr>
          <w:rFonts w:ascii="Calibri" w:eastAsia="Calibri" w:hAnsi="Calibri" w:cs="Calibri"/>
          <w:sz w:val="24"/>
          <w:szCs w:val="24"/>
        </w:rPr>
      </w:pPr>
    </w:p>
    <w:p w14:paraId="4001BC05" w14:textId="77777777" w:rsidR="0034505C" w:rsidRDefault="0034505C">
      <w:pPr>
        <w:spacing w:line="360" w:lineRule="auto"/>
        <w:ind w:left="-810"/>
        <w:rPr>
          <w:rFonts w:ascii="Calibri" w:eastAsia="Calibri" w:hAnsi="Calibri" w:cs="Calibri"/>
          <w:sz w:val="24"/>
          <w:szCs w:val="24"/>
        </w:rPr>
      </w:pPr>
    </w:p>
    <w:p w14:paraId="41E6A4D7" w14:textId="77777777" w:rsidR="0034505C" w:rsidRDefault="0034505C">
      <w:pPr>
        <w:spacing w:line="360" w:lineRule="auto"/>
        <w:ind w:left="-810"/>
        <w:rPr>
          <w:rFonts w:ascii="Calibri" w:eastAsia="Calibri" w:hAnsi="Calibri" w:cs="Calibri"/>
          <w:sz w:val="24"/>
          <w:szCs w:val="24"/>
        </w:rPr>
      </w:pPr>
    </w:p>
    <w:p w14:paraId="0C0D48EB" w14:textId="77777777" w:rsidR="0034505C" w:rsidRDefault="0034505C">
      <w:pPr>
        <w:spacing w:line="360" w:lineRule="auto"/>
        <w:ind w:left="-810"/>
        <w:rPr>
          <w:rFonts w:ascii="Calibri" w:eastAsia="Calibri" w:hAnsi="Calibri" w:cs="Calibri"/>
          <w:sz w:val="24"/>
          <w:szCs w:val="24"/>
        </w:rPr>
      </w:pPr>
    </w:p>
    <w:p w14:paraId="1473E5AE" w14:textId="77777777" w:rsidR="0034505C" w:rsidRDefault="0034505C">
      <w:pPr>
        <w:spacing w:line="360" w:lineRule="auto"/>
        <w:ind w:left="-810"/>
        <w:rPr>
          <w:rFonts w:ascii="Calibri" w:eastAsia="Calibri" w:hAnsi="Calibri" w:cs="Calibri"/>
          <w:sz w:val="24"/>
          <w:szCs w:val="24"/>
        </w:rPr>
      </w:pPr>
    </w:p>
    <w:p w14:paraId="355A5978" w14:textId="77777777" w:rsidR="0034505C" w:rsidRDefault="0034505C">
      <w:pPr>
        <w:spacing w:line="360" w:lineRule="auto"/>
        <w:ind w:left="-810"/>
        <w:rPr>
          <w:rFonts w:ascii="Calibri" w:eastAsia="Calibri" w:hAnsi="Calibri" w:cs="Calibri"/>
          <w:sz w:val="24"/>
          <w:szCs w:val="24"/>
        </w:rPr>
      </w:pPr>
    </w:p>
    <w:p w14:paraId="0817F00D" w14:textId="77777777" w:rsidR="0034505C" w:rsidRDefault="0034505C">
      <w:pPr>
        <w:spacing w:line="360" w:lineRule="auto"/>
        <w:ind w:left="-810"/>
        <w:rPr>
          <w:rFonts w:ascii="Calibri" w:eastAsia="Calibri" w:hAnsi="Calibri" w:cs="Calibri"/>
          <w:sz w:val="24"/>
          <w:szCs w:val="24"/>
        </w:rPr>
      </w:pPr>
    </w:p>
    <w:p w14:paraId="14EBCE68" w14:textId="77777777" w:rsidR="00431D1C" w:rsidRDefault="00431D1C">
      <w:pPr>
        <w:spacing w:line="360" w:lineRule="auto"/>
        <w:ind w:left="-810"/>
        <w:rPr>
          <w:rFonts w:ascii="Calibri" w:eastAsia="Calibri" w:hAnsi="Calibri" w:cs="Calibri"/>
          <w:sz w:val="24"/>
          <w:szCs w:val="24"/>
        </w:rPr>
      </w:pPr>
    </w:p>
    <w:p w14:paraId="355A20C2" w14:textId="77777777" w:rsidR="00431D1C" w:rsidRDefault="00431D1C">
      <w:pPr>
        <w:spacing w:line="360" w:lineRule="auto"/>
        <w:rPr>
          <w:sz w:val="24"/>
          <w:szCs w:val="24"/>
        </w:rPr>
      </w:pPr>
      <w:r>
        <w:rPr>
          <w:sz w:val="24"/>
          <w:szCs w:val="24"/>
        </w:rPr>
        <w:tab/>
      </w:r>
      <w:r>
        <w:rPr>
          <w:sz w:val="24"/>
          <w:szCs w:val="24"/>
        </w:rPr>
        <w:tab/>
      </w:r>
      <w:r>
        <w:rPr>
          <w:sz w:val="24"/>
          <w:szCs w:val="24"/>
        </w:rPr>
        <w:tab/>
      </w:r>
      <w:r>
        <w:rPr>
          <w:sz w:val="24"/>
          <w:szCs w:val="24"/>
        </w:rPr>
        <w:tab/>
      </w:r>
      <w:r>
        <w:rPr>
          <w:sz w:val="24"/>
          <w:szCs w:val="24"/>
        </w:rPr>
        <w:tab/>
      </w:r>
    </w:p>
    <w:p w14:paraId="5DA7760F" w14:textId="77777777" w:rsidR="00431D1C" w:rsidRDefault="00431D1C">
      <w:pPr>
        <w:spacing w:line="360" w:lineRule="auto"/>
        <w:ind w:left="-810"/>
        <w:rPr>
          <w:rFonts w:ascii="Calibri" w:eastAsia="Calibri" w:hAnsi="Calibri" w:cs="Calibri"/>
          <w:sz w:val="24"/>
          <w:szCs w:val="24"/>
        </w:rPr>
      </w:pPr>
    </w:p>
    <w:p w14:paraId="7C691781" w14:textId="77777777" w:rsidR="00431D1C" w:rsidRDefault="00431D1C">
      <w:pPr>
        <w:spacing w:line="360" w:lineRule="auto"/>
        <w:ind w:left="-810"/>
        <w:rPr>
          <w:rFonts w:ascii="Calibri" w:eastAsia="Calibri" w:hAnsi="Calibri" w:cs="Calibri"/>
          <w:sz w:val="24"/>
          <w:szCs w:val="24"/>
        </w:rPr>
      </w:pPr>
    </w:p>
    <w:p w14:paraId="7C894AA8" w14:textId="77777777" w:rsidR="00431D1C" w:rsidRDefault="00431D1C">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u w:val="single"/>
        </w:rPr>
      </w:pPr>
      <w:commentRangeStart w:id="68"/>
      <w:commentRangeStart w:id="69"/>
      <w:r>
        <w:rPr>
          <w:rFonts w:ascii="Times New Roman" w:eastAsia="Times New Roman" w:hAnsi="Times New Roman" w:cs="Times New Roman"/>
          <w:b/>
          <w:color w:val="000000"/>
          <w:sz w:val="24"/>
          <w:szCs w:val="24"/>
          <w:u w:val="single"/>
        </w:rPr>
        <w:lastRenderedPageBreak/>
        <w:t xml:space="preserve">Networking Notes </w:t>
      </w:r>
      <w:commentRangeEnd w:id="68"/>
      <w:r>
        <w:commentReference w:id="68"/>
      </w:r>
      <w:commentRangeEnd w:id="69"/>
      <w:r>
        <w:commentReference w:id="69"/>
      </w:r>
    </w:p>
    <w:p w14:paraId="3A021B73" w14:textId="77777777" w:rsidR="00431D1C" w:rsidRDefault="00431D1C">
      <w:pPr>
        <w:widowControl w:val="0"/>
        <w:pBdr>
          <w:top w:val="nil"/>
          <w:left w:val="nil"/>
          <w:bottom w:val="nil"/>
          <w:right w:val="nil"/>
          <w:between w:val="nil"/>
        </w:pBdr>
        <w:spacing w:before="271" w:line="240" w:lineRule="auto"/>
        <w:ind w:left="11"/>
        <w:rPr>
          <w:rFonts w:ascii="Times New Roman" w:eastAsia="Times New Roman" w:hAnsi="Times New Roman" w:cs="Times New Roman"/>
          <w:b/>
          <w:color w:val="000000"/>
          <w:sz w:val="24"/>
          <w:szCs w:val="24"/>
        </w:rPr>
      </w:pPr>
      <w:commentRangeStart w:id="70"/>
      <w:r>
        <w:rPr>
          <w:rFonts w:ascii="Times New Roman" w:eastAsia="Times New Roman" w:hAnsi="Times New Roman" w:cs="Times New Roman"/>
          <w:b/>
          <w:color w:val="000000"/>
          <w:sz w:val="24"/>
          <w:szCs w:val="24"/>
        </w:rPr>
        <w:t xml:space="preserve">1. Real-Time Communication Protocols </w:t>
      </w:r>
    </w:p>
    <w:p w14:paraId="7DE3CD89" w14:textId="77777777" w:rsidR="00431D1C" w:rsidRDefault="00431D1C">
      <w:pPr>
        <w:widowControl w:val="0"/>
        <w:pBdr>
          <w:top w:val="nil"/>
          <w:left w:val="nil"/>
          <w:bottom w:val="nil"/>
          <w:right w:val="nil"/>
          <w:between w:val="nil"/>
        </w:pBdr>
        <w:spacing w:line="230" w:lineRule="auto"/>
        <w:ind w:left="716"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proofErr w:type="spellStart"/>
      <w:r>
        <w:rPr>
          <w:rFonts w:ascii="Times New Roman" w:eastAsia="Times New Roman" w:hAnsi="Times New Roman" w:cs="Times New Roman"/>
          <w:b/>
          <w:color w:val="000000"/>
          <w:sz w:val="24"/>
          <w:szCs w:val="24"/>
        </w:rPr>
        <w:t>WebSockets</w:t>
      </w:r>
      <w:proofErr w:type="spellEnd"/>
      <w:r>
        <w:rPr>
          <w:rFonts w:ascii="Times New Roman" w:eastAsia="Times New Roman" w:hAnsi="Times New Roman" w:cs="Times New Roman"/>
          <w:color w:val="000000"/>
          <w:sz w:val="24"/>
          <w:szCs w:val="24"/>
        </w:rPr>
        <w:t xml:space="preserve">: Allows full-duplex communication over a single TCP connection. The </w:t>
      </w:r>
      <w:proofErr w:type="gramStart"/>
      <w:r>
        <w:rPr>
          <w:rFonts w:ascii="Times New Roman" w:eastAsia="Times New Roman" w:hAnsi="Times New Roman" w:cs="Times New Roman"/>
          <w:color w:val="000000"/>
          <w:sz w:val="24"/>
          <w:szCs w:val="24"/>
        </w:rPr>
        <w:t>team  should</w:t>
      </w:r>
      <w:proofErr w:type="gramEnd"/>
      <w:r>
        <w:rPr>
          <w:rFonts w:ascii="Times New Roman" w:eastAsia="Times New Roman" w:hAnsi="Times New Roman" w:cs="Times New Roman"/>
          <w:color w:val="000000"/>
          <w:sz w:val="24"/>
          <w:szCs w:val="24"/>
        </w:rPr>
        <w:t xml:space="preserve"> know how to open, maintain, and close connections gracefully. They need </w:t>
      </w:r>
      <w:proofErr w:type="gramStart"/>
      <w:r>
        <w:rPr>
          <w:rFonts w:ascii="Times New Roman" w:eastAsia="Times New Roman" w:hAnsi="Times New Roman" w:cs="Times New Roman"/>
          <w:color w:val="000000"/>
          <w:sz w:val="24"/>
          <w:szCs w:val="24"/>
        </w:rPr>
        <w:t>to  understand</w:t>
      </w:r>
      <w:proofErr w:type="gramEnd"/>
      <w:r>
        <w:rPr>
          <w:rFonts w:ascii="Times New Roman" w:eastAsia="Times New Roman" w:hAnsi="Times New Roman" w:cs="Times New Roman"/>
          <w:color w:val="000000"/>
          <w:sz w:val="24"/>
          <w:szCs w:val="24"/>
        </w:rPr>
        <w:t xml:space="preserve"> how to handle message serialization and deserialization (e.g., using JSON or  </w:t>
      </w:r>
      <w:proofErr w:type="spellStart"/>
      <w:r>
        <w:rPr>
          <w:rFonts w:ascii="Times New Roman" w:eastAsia="Times New Roman" w:hAnsi="Times New Roman" w:cs="Times New Roman"/>
          <w:color w:val="000000"/>
          <w:sz w:val="24"/>
          <w:szCs w:val="24"/>
        </w:rPr>
        <w:t>Protobuf</w:t>
      </w:r>
      <w:proofErr w:type="spellEnd"/>
      <w:r>
        <w:rPr>
          <w:rFonts w:ascii="Times New Roman" w:eastAsia="Times New Roman" w:hAnsi="Times New Roman" w:cs="Times New Roman"/>
          <w:color w:val="000000"/>
          <w:sz w:val="24"/>
          <w:szCs w:val="24"/>
        </w:rPr>
        <w:t xml:space="preserve"> for data format). </w:t>
      </w:r>
      <w:commentRangeEnd w:id="70"/>
      <w:r>
        <w:commentReference w:id="70"/>
      </w:r>
    </w:p>
    <w:p w14:paraId="2750FAE8" w14:textId="77777777" w:rsidR="00431D1C" w:rsidRDefault="00431D1C">
      <w:pPr>
        <w:widowControl w:val="0"/>
        <w:pBdr>
          <w:top w:val="nil"/>
          <w:left w:val="nil"/>
          <w:bottom w:val="nil"/>
          <w:right w:val="nil"/>
          <w:between w:val="nil"/>
        </w:pBdr>
        <w:spacing w:before="2" w:line="229" w:lineRule="auto"/>
        <w:ind w:left="717" w:right="454" w:hanging="350"/>
        <w:jc w:val="both"/>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proofErr w:type="spellStart"/>
      <w:r>
        <w:rPr>
          <w:rFonts w:ascii="Times New Roman" w:eastAsia="Times New Roman" w:hAnsi="Times New Roman" w:cs="Times New Roman"/>
          <w:b/>
          <w:color w:val="000000"/>
          <w:sz w:val="24"/>
          <w:szCs w:val="24"/>
        </w:rPr>
        <w:t>SignalR</w:t>
      </w:r>
      <w:proofErr w:type="spellEnd"/>
      <w:r>
        <w:rPr>
          <w:rFonts w:ascii="Times New Roman" w:eastAsia="Times New Roman" w:hAnsi="Times New Roman" w:cs="Times New Roman"/>
          <w:color w:val="000000"/>
          <w:sz w:val="24"/>
          <w:szCs w:val="24"/>
        </w:rPr>
        <w:t xml:space="preserve">: A library for ASP.NET that simplifies adding real-time web functionality </w:t>
      </w:r>
      <w:proofErr w:type="gramStart"/>
      <w:r>
        <w:rPr>
          <w:rFonts w:ascii="Times New Roman" w:eastAsia="Times New Roman" w:hAnsi="Times New Roman" w:cs="Times New Roman"/>
          <w:color w:val="000000"/>
          <w:sz w:val="24"/>
          <w:szCs w:val="24"/>
        </w:rPr>
        <w:t>to  applications</w:t>
      </w:r>
      <w:proofErr w:type="gramEnd"/>
      <w:r>
        <w:rPr>
          <w:rFonts w:ascii="Times New Roman" w:eastAsia="Times New Roman" w:hAnsi="Times New Roman" w:cs="Times New Roman"/>
          <w:color w:val="000000"/>
          <w:sz w:val="24"/>
          <w:szCs w:val="24"/>
        </w:rPr>
        <w:t xml:space="preserve">. The team should explore </w:t>
      </w:r>
      <w:proofErr w:type="spellStart"/>
      <w:r>
        <w:rPr>
          <w:rFonts w:ascii="Times New Roman" w:eastAsia="Times New Roman" w:hAnsi="Times New Roman" w:cs="Times New Roman"/>
          <w:color w:val="000000"/>
          <w:sz w:val="24"/>
          <w:szCs w:val="24"/>
        </w:rPr>
        <w:t>SignalR</w:t>
      </w:r>
      <w:proofErr w:type="spellEnd"/>
      <w:r>
        <w:rPr>
          <w:rFonts w:ascii="Times New Roman" w:eastAsia="Times New Roman" w:hAnsi="Times New Roman" w:cs="Times New Roman"/>
          <w:color w:val="000000"/>
          <w:sz w:val="24"/>
          <w:szCs w:val="24"/>
        </w:rPr>
        <w:t xml:space="preserve"> for scenarios where real-time </w:t>
      </w:r>
      <w:proofErr w:type="gramStart"/>
      <w:r>
        <w:rPr>
          <w:rFonts w:ascii="Times New Roman" w:eastAsia="Times New Roman" w:hAnsi="Times New Roman" w:cs="Times New Roman"/>
          <w:color w:val="000000"/>
          <w:sz w:val="24"/>
          <w:szCs w:val="24"/>
        </w:rPr>
        <w:t>features  need</w:t>
      </w:r>
      <w:proofErr w:type="gramEnd"/>
      <w:r>
        <w:rPr>
          <w:rFonts w:ascii="Times New Roman" w:eastAsia="Times New Roman" w:hAnsi="Times New Roman" w:cs="Times New Roman"/>
          <w:color w:val="000000"/>
          <w:sz w:val="24"/>
          <w:szCs w:val="24"/>
        </w:rPr>
        <w:t xml:space="preserve"> to be integrated into .NET environments. </w:t>
      </w:r>
    </w:p>
    <w:p w14:paraId="68B64CC1" w14:textId="77777777" w:rsidR="00431D1C" w:rsidRDefault="00431D1C">
      <w:pPr>
        <w:widowControl w:val="0"/>
        <w:pBdr>
          <w:top w:val="nil"/>
          <w:left w:val="nil"/>
          <w:bottom w:val="nil"/>
          <w:right w:val="nil"/>
          <w:between w:val="nil"/>
        </w:pBdr>
        <w:spacing w:before="8" w:line="227" w:lineRule="auto"/>
        <w:ind w:left="724" w:right="494" w:hanging="35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WebRTC: </w:t>
      </w:r>
      <w:r>
        <w:rPr>
          <w:rFonts w:ascii="Times New Roman" w:eastAsia="Times New Roman" w:hAnsi="Times New Roman" w:cs="Times New Roman"/>
          <w:color w:val="000000"/>
          <w:sz w:val="24"/>
          <w:szCs w:val="24"/>
        </w:rPr>
        <w:t xml:space="preserve">For peer-to-peer networking, understanding WebRTC can be valuable </w:t>
      </w:r>
      <w:proofErr w:type="gramStart"/>
      <w:r>
        <w:rPr>
          <w:rFonts w:ascii="Times New Roman" w:eastAsia="Times New Roman" w:hAnsi="Times New Roman" w:cs="Times New Roman"/>
          <w:color w:val="000000"/>
          <w:sz w:val="24"/>
          <w:szCs w:val="24"/>
        </w:rPr>
        <w:t>for  direct</w:t>
      </w:r>
      <w:proofErr w:type="gramEnd"/>
      <w:r>
        <w:rPr>
          <w:rFonts w:ascii="Times New Roman" w:eastAsia="Times New Roman" w:hAnsi="Times New Roman" w:cs="Times New Roman"/>
          <w:color w:val="000000"/>
          <w:sz w:val="24"/>
          <w:szCs w:val="24"/>
        </w:rPr>
        <w:t xml:space="preserve"> client-to-client data transfer, which reduces server load. </w:t>
      </w:r>
    </w:p>
    <w:p w14:paraId="34AB63FA" w14:textId="77777777" w:rsidR="00431D1C" w:rsidRDefault="00431D1C">
      <w:pPr>
        <w:widowControl w:val="0"/>
        <w:pBdr>
          <w:top w:val="nil"/>
          <w:left w:val="nil"/>
          <w:bottom w:val="nil"/>
          <w:right w:val="nil"/>
          <w:between w:val="nil"/>
        </w:pBdr>
        <w:spacing w:before="284" w:line="240" w:lineRule="auto"/>
        <w:ind w:left="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 Concurrency and Load Management </w:t>
      </w:r>
    </w:p>
    <w:p w14:paraId="2E273BD2" w14:textId="77777777" w:rsidR="00431D1C" w:rsidRDefault="00431D1C">
      <w:pPr>
        <w:widowControl w:val="0"/>
        <w:pBdr>
          <w:top w:val="nil"/>
          <w:left w:val="nil"/>
          <w:bottom w:val="nil"/>
          <w:right w:val="nil"/>
          <w:between w:val="nil"/>
        </w:pBdr>
        <w:spacing w:line="229" w:lineRule="auto"/>
        <w:ind w:left="717" w:right="617" w:hanging="35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Multi-threading: </w:t>
      </w:r>
      <w:commentRangeStart w:id="71"/>
      <w:commentRangeStart w:id="72"/>
      <w:r>
        <w:rPr>
          <w:rFonts w:ascii="Times New Roman" w:eastAsia="Times New Roman" w:hAnsi="Times New Roman" w:cs="Times New Roman"/>
          <w:color w:val="000000"/>
          <w:sz w:val="24"/>
          <w:szCs w:val="24"/>
        </w:rPr>
        <w:t xml:space="preserve">The networking group should be adept at using threads to </w:t>
      </w:r>
      <w:proofErr w:type="gramStart"/>
      <w:r>
        <w:rPr>
          <w:rFonts w:ascii="Times New Roman" w:eastAsia="Times New Roman" w:hAnsi="Times New Roman" w:cs="Times New Roman"/>
          <w:color w:val="000000"/>
          <w:sz w:val="24"/>
          <w:szCs w:val="24"/>
        </w:rPr>
        <w:t>handle  multiple</w:t>
      </w:r>
      <w:proofErr w:type="gramEnd"/>
      <w:r>
        <w:rPr>
          <w:rFonts w:ascii="Times New Roman" w:eastAsia="Times New Roman" w:hAnsi="Times New Roman" w:cs="Times New Roman"/>
          <w:color w:val="000000"/>
          <w:sz w:val="24"/>
          <w:szCs w:val="24"/>
        </w:rPr>
        <w:t xml:space="preserve"> client connections. This includes learning about thread pooling to </w:t>
      </w:r>
      <w:proofErr w:type="gramStart"/>
      <w:r>
        <w:rPr>
          <w:rFonts w:ascii="Times New Roman" w:eastAsia="Times New Roman" w:hAnsi="Times New Roman" w:cs="Times New Roman"/>
          <w:color w:val="000000"/>
          <w:sz w:val="24"/>
          <w:szCs w:val="24"/>
        </w:rPr>
        <w:t>manage  resources</w:t>
      </w:r>
      <w:proofErr w:type="gramEnd"/>
      <w:r>
        <w:rPr>
          <w:rFonts w:ascii="Times New Roman" w:eastAsia="Times New Roman" w:hAnsi="Times New Roman" w:cs="Times New Roman"/>
          <w:color w:val="000000"/>
          <w:sz w:val="24"/>
          <w:szCs w:val="24"/>
        </w:rPr>
        <w:t xml:space="preserve"> efficiently. </w:t>
      </w:r>
      <w:commentRangeEnd w:id="71"/>
      <w:r>
        <w:commentReference w:id="71"/>
      </w:r>
      <w:commentRangeEnd w:id="72"/>
      <w:r>
        <w:commentReference w:id="72"/>
      </w:r>
    </w:p>
    <w:p w14:paraId="322EC480" w14:textId="77777777" w:rsidR="00431D1C" w:rsidRDefault="00431D1C">
      <w:pPr>
        <w:widowControl w:val="0"/>
        <w:pBdr>
          <w:top w:val="nil"/>
          <w:left w:val="nil"/>
          <w:bottom w:val="nil"/>
          <w:right w:val="nil"/>
          <w:between w:val="nil"/>
        </w:pBdr>
        <w:spacing w:before="3" w:line="229" w:lineRule="auto"/>
        <w:ind w:left="715" w:right="22"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Non-blocking I/O</w:t>
      </w:r>
      <w:r>
        <w:rPr>
          <w:rFonts w:ascii="Times New Roman" w:eastAsia="Times New Roman" w:hAnsi="Times New Roman" w:cs="Times New Roman"/>
          <w:color w:val="000000"/>
          <w:sz w:val="24"/>
          <w:szCs w:val="24"/>
        </w:rPr>
        <w:t xml:space="preserve">: </w:t>
      </w:r>
      <w:commentRangeStart w:id="73"/>
      <w:r>
        <w:rPr>
          <w:rFonts w:ascii="Times New Roman" w:eastAsia="Times New Roman" w:hAnsi="Times New Roman" w:cs="Times New Roman"/>
          <w:color w:val="000000"/>
          <w:sz w:val="24"/>
          <w:szCs w:val="24"/>
        </w:rPr>
        <w:t xml:space="preserve">Tools like Java’s NIO (Non-blocking I/O) or Python’s </w:t>
      </w:r>
      <w:proofErr w:type="spellStart"/>
      <w:r>
        <w:rPr>
          <w:rFonts w:ascii="Times New Roman" w:eastAsia="Times New Roman" w:hAnsi="Times New Roman" w:cs="Times New Roman"/>
          <w:color w:val="000000"/>
          <w:sz w:val="24"/>
          <w:szCs w:val="24"/>
        </w:rPr>
        <w:t>asyncio</w:t>
      </w:r>
      <w:proofErr w:type="spellEnd"/>
      <w:r>
        <w:rPr>
          <w:rFonts w:ascii="Times New Roman" w:eastAsia="Times New Roman" w:hAnsi="Times New Roman" w:cs="Times New Roman"/>
          <w:color w:val="000000"/>
          <w:sz w:val="24"/>
          <w:szCs w:val="24"/>
        </w:rPr>
        <w:t xml:space="preserve"> help </w:t>
      </w:r>
      <w:proofErr w:type="gramStart"/>
      <w:r>
        <w:rPr>
          <w:rFonts w:ascii="Times New Roman" w:eastAsia="Times New Roman" w:hAnsi="Times New Roman" w:cs="Times New Roman"/>
          <w:color w:val="000000"/>
          <w:sz w:val="24"/>
          <w:szCs w:val="24"/>
        </w:rPr>
        <w:t>in  building</w:t>
      </w:r>
      <w:proofErr w:type="gramEnd"/>
      <w:r>
        <w:rPr>
          <w:rFonts w:ascii="Times New Roman" w:eastAsia="Times New Roman" w:hAnsi="Times New Roman" w:cs="Times New Roman"/>
          <w:color w:val="000000"/>
          <w:sz w:val="24"/>
          <w:szCs w:val="24"/>
        </w:rPr>
        <w:t xml:space="preserve"> systems where the server doesn’t get bogged down waiting for I/O operations,  ensuring it can handle thousands of connections. </w:t>
      </w:r>
      <w:commentRangeEnd w:id="73"/>
      <w:r>
        <w:commentReference w:id="73"/>
      </w:r>
    </w:p>
    <w:p w14:paraId="47353AD7" w14:textId="77777777" w:rsidR="00431D1C" w:rsidRDefault="00431D1C">
      <w:pPr>
        <w:widowControl w:val="0"/>
        <w:pBdr>
          <w:top w:val="nil"/>
          <w:left w:val="nil"/>
          <w:bottom w:val="nil"/>
          <w:right w:val="nil"/>
          <w:between w:val="nil"/>
        </w:pBdr>
        <w:spacing w:before="8" w:line="229" w:lineRule="auto"/>
        <w:ind w:left="717" w:right="154" w:hanging="35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Load Testing Tools: </w:t>
      </w:r>
      <w:r>
        <w:rPr>
          <w:rFonts w:ascii="Times New Roman" w:eastAsia="Times New Roman" w:hAnsi="Times New Roman" w:cs="Times New Roman"/>
          <w:color w:val="000000"/>
          <w:sz w:val="24"/>
          <w:szCs w:val="24"/>
        </w:rPr>
        <w:t>T</w:t>
      </w:r>
      <w:commentRangeStart w:id="74"/>
      <w:r>
        <w:rPr>
          <w:rFonts w:ascii="Times New Roman" w:eastAsia="Times New Roman" w:hAnsi="Times New Roman" w:cs="Times New Roman"/>
          <w:color w:val="000000"/>
          <w:sz w:val="24"/>
          <w:szCs w:val="24"/>
        </w:rPr>
        <w:t xml:space="preserve">he group should know how to use load testing tools to </w:t>
      </w:r>
      <w:proofErr w:type="gramStart"/>
      <w:r>
        <w:rPr>
          <w:rFonts w:ascii="Times New Roman" w:eastAsia="Times New Roman" w:hAnsi="Times New Roman" w:cs="Times New Roman"/>
          <w:color w:val="000000"/>
          <w:sz w:val="24"/>
          <w:szCs w:val="24"/>
        </w:rPr>
        <w:t>simulate  heavy</w:t>
      </w:r>
      <w:proofErr w:type="gramEnd"/>
      <w:r>
        <w:rPr>
          <w:rFonts w:ascii="Times New Roman" w:eastAsia="Times New Roman" w:hAnsi="Times New Roman" w:cs="Times New Roman"/>
          <w:color w:val="000000"/>
          <w:sz w:val="24"/>
          <w:szCs w:val="24"/>
        </w:rPr>
        <w:t xml:space="preserve"> traffic and understand server bottlenecks, e.g., Apache JMeter or Locust for stress  testing. </w:t>
      </w:r>
      <w:commentRangeEnd w:id="74"/>
      <w:r>
        <w:commentReference w:id="74"/>
      </w:r>
    </w:p>
    <w:p w14:paraId="601F29DD" w14:textId="77777777" w:rsidR="00431D1C" w:rsidRDefault="00431D1C">
      <w:pPr>
        <w:widowControl w:val="0"/>
        <w:pBdr>
          <w:top w:val="nil"/>
          <w:left w:val="nil"/>
          <w:bottom w:val="nil"/>
          <w:right w:val="nil"/>
          <w:between w:val="nil"/>
        </w:pBdr>
        <w:spacing w:before="282"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 Error Handling and Network Reliability </w:t>
      </w:r>
    </w:p>
    <w:p w14:paraId="2695E25F" w14:textId="77777777" w:rsidR="00431D1C" w:rsidRDefault="00431D1C">
      <w:pPr>
        <w:widowControl w:val="0"/>
        <w:pBdr>
          <w:top w:val="nil"/>
          <w:left w:val="nil"/>
          <w:bottom w:val="nil"/>
          <w:right w:val="nil"/>
          <w:between w:val="nil"/>
        </w:pBdr>
        <w:spacing w:line="229" w:lineRule="auto"/>
        <w:ind w:left="715" w:right="481"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Network Failure Management</w:t>
      </w:r>
      <w:r>
        <w:rPr>
          <w:rFonts w:ascii="Times New Roman" w:eastAsia="Times New Roman" w:hAnsi="Times New Roman" w:cs="Times New Roman"/>
          <w:color w:val="000000"/>
          <w:sz w:val="24"/>
          <w:szCs w:val="24"/>
        </w:rPr>
        <w:t xml:space="preserve">: Implementing retry mechanisms with </w:t>
      </w:r>
      <w:proofErr w:type="gramStart"/>
      <w:r>
        <w:rPr>
          <w:rFonts w:ascii="Times New Roman" w:eastAsia="Times New Roman" w:hAnsi="Times New Roman" w:cs="Times New Roman"/>
          <w:color w:val="000000"/>
          <w:sz w:val="24"/>
          <w:szCs w:val="24"/>
        </w:rPr>
        <w:t>exponential  backoff</w:t>
      </w:r>
      <w:proofErr w:type="gramEnd"/>
      <w:r>
        <w:rPr>
          <w:rFonts w:ascii="Times New Roman" w:eastAsia="Times New Roman" w:hAnsi="Times New Roman" w:cs="Times New Roman"/>
          <w:color w:val="000000"/>
          <w:sz w:val="24"/>
          <w:szCs w:val="24"/>
        </w:rPr>
        <w:t xml:space="preserve"> for reconnections and learning how to maintain game state during temporary  disconnections. </w:t>
      </w:r>
    </w:p>
    <w:p w14:paraId="5F1A1D3E" w14:textId="77777777" w:rsidR="00431D1C" w:rsidRDefault="00431D1C">
      <w:pPr>
        <w:widowControl w:val="0"/>
        <w:pBdr>
          <w:top w:val="nil"/>
          <w:left w:val="nil"/>
          <w:bottom w:val="nil"/>
          <w:right w:val="nil"/>
          <w:between w:val="nil"/>
        </w:pBdr>
        <w:spacing w:before="8" w:line="229" w:lineRule="auto"/>
        <w:ind w:left="724" w:right="377" w:hanging="35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Heartbeat Mechanism</w:t>
      </w:r>
      <w:r>
        <w:rPr>
          <w:rFonts w:ascii="Times New Roman" w:eastAsia="Times New Roman" w:hAnsi="Times New Roman" w:cs="Times New Roman"/>
          <w:color w:val="000000"/>
          <w:sz w:val="24"/>
          <w:szCs w:val="24"/>
        </w:rPr>
        <w:t xml:space="preserve">: Setting up regular checks (heartbeats) between the client </w:t>
      </w:r>
      <w:proofErr w:type="gramStart"/>
      <w:r>
        <w:rPr>
          <w:rFonts w:ascii="Times New Roman" w:eastAsia="Times New Roman" w:hAnsi="Times New Roman" w:cs="Times New Roman"/>
          <w:color w:val="000000"/>
          <w:sz w:val="24"/>
          <w:szCs w:val="24"/>
        </w:rPr>
        <w:t>and  server</w:t>
      </w:r>
      <w:proofErr w:type="gramEnd"/>
      <w:r>
        <w:rPr>
          <w:rFonts w:ascii="Times New Roman" w:eastAsia="Times New Roman" w:hAnsi="Times New Roman" w:cs="Times New Roman"/>
          <w:color w:val="000000"/>
          <w:sz w:val="24"/>
          <w:szCs w:val="24"/>
        </w:rPr>
        <w:t xml:space="preserve"> to ensure connectivity. If a client fails to respond, the server can mark them </w:t>
      </w:r>
      <w:proofErr w:type="gramStart"/>
      <w:r>
        <w:rPr>
          <w:rFonts w:ascii="Times New Roman" w:eastAsia="Times New Roman" w:hAnsi="Times New Roman" w:cs="Times New Roman"/>
          <w:color w:val="000000"/>
          <w:sz w:val="24"/>
          <w:szCs w:val="24"/>
        </w:rPr>
        <w:t>as  disconnected</w:t>
      </w:r>
      <w:proofErr w:type="gramEnd"/>
      <w:r>
        <w:rPr>
          <w:rFonts w:ascii="Times New Roman" w:eastAsia="Times New Roman" w:hAnsi="Times New Roman" w:cs="Times New Roman"/>
          <w:color w:val="000000"/>
          <w:sz w:val="24"/>
          <w:szCs w:val="24"/>
        </w:rPr>
        <w:t xml:space="preserve"> and handle reconnections appropriately. </w:t>
      </w:r>
    </w:p>
    <w:p w14:paraId="07E0BF59" w14:textId="77777777" w:rsidR="00431D1C" w:rsidRDefault="00431D1C">
      <w:pPr>
        <w:widowControl w:val="0"/>
        <w:pBdr>
          <w:top w:val="nil"/>
          <w:left w:val="nil"/>
          <w:bottom w:val="nil"/>
          <w:right w:val="nil"/>
          <w:between w:val="nil"/>
        </w:pBdr>
        <w:spacing w:before="3" w:line="229" w:lineRule="auto"/>
        <w:ind w:left="718" w:right="888"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w:t>
      </w:r>
      <w:commentRangeStart w:id="75"/>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Fallback Strategies</w:t>
      </w:r>
      <w:r>
        <w:rPr>
          <w:rFonts w:ascii="Times New Roman" w:eastAsia="Times New Roman" w:hAnsi="Times New Roman" w:cs="Times New Roman"/>
          <w:color w:val="000000"/>
          <w:sz w:val="24"/>
          <w:szCs w:val="24"/>
        </w:rPr>
        <w:t xml:space="preserve">: Understanding when to switch protocols or modify </w:t>
      </w:r>
      <w:proofErr w:type="gramStart"/>
      <w:r>
        <w:rPr>
          <w:rFonts w:ascii="Times New Roman" w:eastAsia="Times New Roman" w:hAnsi="Times New Roman" w:cs="Times New Roman"/>
          <w:color w:val="000000"/>
          <w:sz w:val="24"/>
          <w:szCs w:val="24"/>
        </w:rPr>
        <w:t>data  transmission</w:t>
      </w:r>
      <w:proofErr w:type="gramEnd"/>
      <w:r>
        <w:rPr>
          <w:rFonts w:ascii="Times New Roman" w:eastAsia="Times New Roman" w:hAnsi="Times New Roman" w:cs="Times New Roman"/>
          <w:color w:val="000000"/>
          <w:sz w:val="24"/>
          <w:szCs w:val="24"/>
        </w:rPr>
        <w:t xml:space="preserve"> techniques when encountering network issues (e.g., switching from  </w:t>
      </w:r>
      <w:proofErr w:type="spellStart"/>
      <w:r>
        <w:rPr>
          <w:rFonts w:ascii="Times New Roman" w:eastAsia="Times New Roman" w:hAnsi="Times New Roman" w:cs="Times New Roman"/>
          <w:color w:val="000000"/>
          <w:sz w:val="24"/>
          <w:szCs w:val="24"/>
        </w:rPr>
        <w:t>WebSockets</w:t>
      </w:r>
      <w:proofErr w:type="spellEnd"/>
      <w:r>
        <w:rPr>
          <w:rFonts w:ascii="Times New Roman" w:eastAsia="Times New Roman" w:hAnsi="Times New Roman" w:cs="Times New Roman"/>
          <w:color w:val="000000"/>
          <w:sz w:val="24"/>
          <w:szCs w:val="24"/>
        </w:rPr>
        <w:t xml:space="preserve"> to HTTP polling). </w:t>
      </w:r>
      <w:commentRangeEnd w:id="75"/>
      <w:r>
        <w:commentReference w:id="75"/>
      </w:r>
    </w:p>
    <w:p w14:paraId="54197B6B" w14:textId="77777777" w:rsidR="00431D1C" w:rsidRDefault="00431D1C">
      <w:pPr>
        <w:widowControl w:val="0"/>
        <w:pBdr>
          <w:top w:val="nil"/>
          <w:left w:val="nil"/>
          <w:bottom w:val="nil"/>
          <w:right w:val="nil"/>
          <w:between w:val="nil"/>
        </w:pBdr>
        <w:spacing w:before="282"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 Security and Data Privacy </w:t>
      </w:r>
    </w:p>
    <w:p w14:paraId="70A099A6" w14:textId="77777777" w:rsidR="00431D1C" w:rsidRDefault="00431D1C">
      <w:pPr>
        <w:widowControl w:val="0"/>
        <w:pBdr>
          <w:top w:val="nil"/>
          <w:left w:val="nil"/>
          <w:bottom w:val="nil"/>
          <w:right w:val="nil"/>
          <w:between w:val="nil"/>
        </w:pBdr>
        <w:spacing w:line="227" w:lineRule="auto"/>
        <w:ind w:left="718" w:right="348"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Data Encryption</w:t>
      </w:r>
      <w:r>
        <w:rPr>
          <w:rFonts w:ascii="Times New Roman" w:eastAsia="Times New Roman" w:hAnsi="Times New Roman" w:cs="Times New Roman"/>
          <w:color w:val="000000"/>
          <w:sz w:val="24"/>
          <w:szCs w:val="24"/>
        </w:rPr>
        <w:t xml:space="preserve">: Implementing encryption protocols like TLS/SSL to protect data </w:t>
      </w:r>
      <w:proofErr w:type="gramStart"/>
      <w:r>
        <w:rPr>
          <w:rFonts w:ascii="Times New Roman" w:eastAsia="Times New Roman" w:hAnsi="Times New Roman" w:cs="Times New Roman"/>
          <w:color w:val="000000"/>
          <w:sz w:val="24"/>
          <w:szCs w:val="24"/>
        </w:rPr>
        <w:t>in  transit</w:t>
      </w:r>
      <w:proofErr w:type="gramEnd"/>
      <w:r>
        <w:rPr>
          <w:rFonts w:ascii="Times New Roman" w:eastAsia="Times New Roman" w:hAnsi="Times New Roman" w:cs="Times New Roman"/>
          <w:color w:val="000000"/>
          <w:sz w:val="24"/>
          <w:szCs w:val="24"/>
        </w:rPr>
        <w:t xml:space="preserve"> and understanding how to manage and renew certificates. </w:t>
      </w:r>
    </w:p>
    <w:p w14:paraId="5C337714" w14:textId="77777777" w:rsidR="00431D1C" w:rsidRDefault="00431D1C">
      <w:pPr>
        <w:widowControl w:val="0"/>
        <w:pBdr>
          <w:top w:val="nil"/>
          <w:left w:val="nil"/>
          <w:bottom w:val="nil"/>
          <w:right w:val="nil"/>
          <w:between w:val="nil"/>
        </w:pBdr>
        <w:spacing w:before="10" w:line="229" w:lineRule="auto"/>
        <w:ind w:left="366" w:right="16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Secure User Authentication</w:t>
      </w:r>
      <w:r>
        <w:rPr>
          <w:rFonts w:ascii="Times New Roman" w:eastAsia="Times New Roman" w:hAnsi="Times New Roman" w:cs="Times New Roman"/>
          <w:color w:val="000000"/>
          <w:sz w:val="24"/>
          <w:szCs w:val="24"/>
        </w:rPr>
        <w:t xml:space="preserve">: </w:t>
      </w:r>
      <w:commentRangeStart w:id="76"/>
      <w:r>
        <w:rPr>
          <w:rFonts w:ascii="Times New Roman" w:eastAsia="Times New Roman" w:hAnsi="Times New Roman" w:cs="Times New Roman"/>
          <w:color w:val="000000"/>
          <w:sz w:val="24"/>
          <w:szCs w:val="24"/>
        </w:rPr>
        <w:t>Using secure methods like OAuth 2.0 for third-</w:t>
      </w:r>
      <w:proofErr w:type="gramStart"/>
      <w:r>
        <w:rPr>
          <w:rFonts w:ascii="Times New Roman" w:eastAsia="Times New Roman" w:hAnsi="Times New Roman" w:cs="Times New Roman"/>
          <w:color w:val="000000"/>
          <w:sz w:val="24"/>
          <w:szCs w:val="24"/>
        </w:rPr>
        <w:t>party  authentication</w:t>
      </w:r>
      <w:proofErr w:type="gramEnd"/>
      <w:r>
        <w:rPr>
          <w:rFonts w:ascii="Times New Roman" w:eastAsia="Times New Roman" w:hAnsi="Times New Roman" w:cs="Times New Roman"/>
          <w:color w:val="000000"/>
          <w:sz w:val="24"/>
          <w:szCs w:val="24"/>
        </w:rPr>
        <w:t xml:space="preserve">, or JWT for token-based authentication to maintain user sessions securely. </w:t>
      </w:r>
      <w:r>
        <w:rPr>
          <w:rFonts w:ascii="Noto Sans Symbols" w:eastAsia="Noto Sans Symbols" w:hAnsi="Noto Sans Symbols" w:cs="Noto Sans Symbols"/>
          <w:color w:val="000000"/>
          <w:sz w:val="20"/>
          <w:szCs w:val="20"/>
        </w:rPr>
        <w:t>•</w:t>
      </w:r>
      <w:commentRangeEnd w:id="76"/>
      <w:r>
        <w:commentReference w:id="76"/>
      </w: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Cross-Site Scripting (XSS) and CSRF Protection</w:t>
      </w:r>
      <w:r>
        <w:rPr>
          <w:rFonts w:ascii="Times New Roman" w:eastAsia="Times New Roman" w:hAnsi="Times New Roman" w:cs="Times New Roman"/>
          <w:color w:val="000000"/>
          <w:sz w:val="24"/>
          <w:szCs w:val="24"/>
        </w:rPr>
        <w:t xml:space="preserve">: Knowing how to protect </w:t>
      </w:r>
      <w:proofErr w:type="gramStart"/>
      <w:r>
        <w:rPr>
          <w:rFonts w:ascii="Times New Roman" w:eastAsia="Times New Roman" w:hAnsi="Times New Roman" w:cs="Times New Roman"/>
          <w:color w:val="000000"/>
          <w:sz w:val="24"/>
          <w:szCs w:val="24"/>
        </w:rPr>
        <w:t>against  XSS</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lastRenderedPageBreak/>
        <w:t xml:space="preserve">and CSRF attacks by sanitizing inputs and implementing proper session  management strategies. </w:t>
      </w:r>
    </w:p>
    <w:p w14:paraId="3D6C2B2F" w14:textId="77777777" w:rsidR="00431D1C" w:rsidRDefault="00431D1C">
      <w:pPr>
        <w:widowControl w:val="0"/>
        <w:pBdr>
          <w:top w:val="nil"/>
          <w:left w:val="nil"/>
          <w:bottom w:val="nil"/>
          <w:right w:val="nil"/>
          <w:between w:val="nil"/>
        </w:pBdr>
        <w:spacing w:before="282"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5. API Design and Integration</w:t>
      </w:r>
    </w:p>
    <w:p w14:paraId="79C179A5" w14:textId="77777777" w:rsidR="00431D1C" w:rsidRDefault="00431D1C">
      <w:pPr>
        <w:widowControl w:val="0"/>
        <w:pBdr>
          <w:top w:val="nil"/>
          <w:left w:val="nil"/>
          <w:bottom w:val="nil"/>
          <w:right w:val="nil"/>
          <w:between w:val="nil"/>
        </w:pBdr>
        <w:spacing w:line="229" w:lineRule="auto"/>
        <w:ind w:left="715" w:right="184" w:hanging="349"/>
        <w:rPr>
          <w:rFonts w:ascii="Times New Roman" w:eastAsia="Times New Roman" w:hAnsi="Times New Roman" w:cs="Times New Roman"/>
          <w:color w:val="000000"/>
          <w:sz w:val="24"/>
          <w:szCs w:val="24"/>
        </w:rPr>
      </w:pPr>
      <w:commentRangeStart w:id="77"/>
      <w:r>
        <w:rPr>
          <w:rFonts w:ascii="Noto Sans Symbols" w:eastAsia="Noto Sans Symbols" w:hAnsi="Noto Sans Symbols" w:cs="Noto Sans Symbols"/>
          <w:color w:val="000000"/>
          <w:sz w:val="20"/>
          <w:szCs w:val="20"/>
        </w:rPr>
        <w:t xml:space="preserve">• </w:t>
      </w:r>
      <w:commentRangeStart w:id="78"/>
      <w:r>
        <w:rPr>
          <w:rFonts w:ascii="Times New Roman" w:eastAsia="Times New Roman" w:hAnsi="Times New Roman" w:cs="Times New Roman"/>
          <w:b/>
          <w:color w:val="000000"/>
          <w:sz w:val="24"/>
          <w:szCs w:val="24"/>
        </w:rPr>
        <w:t>RESTful API Principles</w:t>
      </w:r>
      <w:r>
        <w:rPr>
          <w:rFonts w:ascii="Times New Roman" w:eastAsia="Times New Roman" w:hAnsi="Times New Roman" w:cs="Times New Roman"/>
          <w:color w:val="000000"/>
          <w:sz w:val="24"/>
          <w:szCs w:val="24"/>
        </w:rPr>
        <w:t xml:space="preserve">: Following proper RESTful principles such as </w:t>
      </w:r>
      <w:proofErr w:type="gramStart"/>
      <w:r>
        <w:rPr>
          <w:rFonts w:ascii="Times New Roman" w:eastAsia="Times New Roman" w:hAnsi="Times New Roman" w:cs="Times New Roman"/>
          <w:color w:val="000000"/>
          <w:sz w:val="24"/>
          <w:szCs w:val="24"/>
        </w:rPr>
        <w:t>statelessness,  layered</w:t>
      </w:r>
      <w:proofErr w:type="gramEnd"/>
      <w:r>
        <w:rPr>
          <w:rFonts w:ascii="Times New Roman" w:eastAsia="Times New Roman" w:hAnsi="Times New Roman" w:cs="Times New Roman"/>
          <w:color w:val="000000"/>
          <w:sz w:val="24"/>
          <w:szCs w:val="24"/>
        </w:rPr>
        <w:t xml:space="preserve"> system architecture, and uniform interfaces to ensure reliable API design for the  platform. </w:t>
      </w:r>
      <w:commentRangeEnd w:id="77"/>
      <w:r>
        <w:commentReference w:id="77"/>
      </w:r>
    </w:p>
    <w:p w14:paraId="0E64AB67" w14:textId="77777777" w:rsidR="00431D1C" w:rsidRDefault="00431D1C">
      <w:pPr>
        <w:widowControl w:val="0"/>
        <w:pBdr>
          <w:top w:val="nil"/>
          <w:left w:val="nil"/>
          <w:bottom w:val="nil"/>
          <w:right w:val="nil"/>
          <w:between w:val="nil"/>
        </w:pBdr>
        <w:spacing w:before="3" w:line="229" w:lineRule="auto"/>
        <w:ind w:left="715" w:right="304"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proofErr w:type="spellStart"/>
      <w:r>
        <w:rPr>
          <w:rFonts w:ascii="Times New Roman" w:eastAsia="Times New Roman" w:hAnsi="Times New Roman" w:cs="Times New Roman"/>
          <w:b/>
          <w:color w:val="000000"/>
          <w:sz w:val="24"/>
          <w:szCs w:val="24"/>
        </w:rPr>
        <w:t>GraphQL</w:t>
      </w:r>
      <w:proofErr w:type="spell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Familiarity with implementing a </w:t>
      </w:r>
      <w:proofErr w:type="spellStart"/>
      <w:r>
        <w:rPr>
          <w:rFonts w:ascii="Times New Roman" w:eastAsia="Times New Roman" w:hAnsi="Times New Roman" w:cs="Times New Roman"/>
          <w:color w:val="000000"/>
          <w:sz w:val="24"/>
          <w:szCs w:val="24"/>
        </w:rPr>
        <w:t>GraphQL</w:t>
      </w:r>
      <w:proofErr w:type="spellEnd"/>
      <w:r>
        <w:rPr>
          <w:rFonts w:ascii="Times New Roman" w:eastAsia="Times New Roman" w:hAnsi="Times New Roman" w:cs="Times New Roman"/>
          <w:color w:val="000000"/>
          <w:sz w:val="24"/>
          <w:szCs w:val="24"/>
        </w:rPr>
        <w:t xml:space="preserve"> server to provide flexible </w:t>
      </w:r>
      <w:proofErr w:type="gramStart"/>
      <w:r>
        <w:rPr>
          <w:rFonts w:ascii="Times New Roman" w:eastAsia="Times New Roman" w:hAnsi="Times New Roman" w:cs="Times New Roman"/>
          <w:color w:val="000000"/>
          <w:sz w:val="24"/>
          <w:szCs w:val="24"/>
        </w:rPr>
        <w:t>client  queries</w:t>
      </w:r>
      <w:proofErr w:type="gramEnd"/>
      <w:r>
        <w:rPr>
          <w:rFonts w:ascii="Times New Roman" w:eastAsia="Times New Roman" w:hAnsi="Times New Roman" w:cs="Times New Roman"/>
          <w:color w:val="000000"/>
          <w:sz w:val="24"/>
          <w:szCs w:val="24"/>
        </w:rPr>
        <w:t xml:space="preserve"> that minimize data transfer, which is particularly helpful when updating user  profiles or fetching leaderboards. </w:t>
      </w:r>
      <w:commentRangeEnd w:id="78"/>
      <w:r>
        <w:commentReference w:id="78"/>
      </w:r>
    </w:p>
    <w:p w14:paraId="471036A8" w14:textId="77777777" w:rsidR="00431D1C" w:rsidRDefault="00431D1C">
      <w:pPr>
        <w:widowControl w:val="0"/>
        <w:pBdr>
          <w:top w:val="nil"/>
          <w:left w:val="nil"/>
          <w:bottom w:val="nil"/>
          <w:right w:val="nil"/>
          <w:between w:val="nil"/>
        </w:pBdr>
        <w:spacing w:before="8" w:line="227" w:lineRule="auto"/>
        <w:ind w:left="724" w:right="262"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API Rate Limiting</w:t>
      </w:r>
      <w:r>
        <w:rPr>
          <w:rFonts w:ascii="Times New Roman" w:eastAsia="Times New Roman" w:hAnsi="Times New Roman" w:cs="Times New Roman"/>
          <w:color w:val="000000"/>
          <w:sz w:val="24"/>
          <w:szCs w:val="24"/>
        </w:rPr>
        <w:t xml:space="preserve">: Implementing rate limiting to avoid API abuse and ensure fair </w:t>
      </w:r>
      <w:proofErr w:type="gramStart"/>
      <w:r>
        <w:rPr>
          <w:rFonts w:ascii="Times New Roman" w:eastAsia="Times New Roman" w:hAnsi="Times New Roman" w:cs="Times New Roman"/>
          <w:color w:val="000000"/>
          <w:sz w:val="24"/>
          <w:szCs w:val="24"/>
        </w:rPr>
        <w:t>use  among</w:t>
      </w:r>
      <w:proofErr w:type="gramEnd"/>
      <w:r>
        <w:rPr>
          <w:rFonts w:ascii="Times New Roman" w:eastAsia="Times New Roman" w:hAnsi="Times New Roman" w:cs="Times New Roman"/>
          <w:color w:val="000000"/>
          <w:sz w:val="24"/>
          <w:szCs w:val="24"/>
        </w:rPr>
        <w:t xml:space="preserve"> users. </w:t>
      </w:r>
    </w:p>
    <w:p w14:paraId="540D9343" w14:textId="77777777" w:rsidR="00431D1C" w:rsidRDefault="00431D1C">
      <w:pPr>
        <w:widowControl w:val="0"/>
        <w:pBdr>
          <w:top w:val="nil"/>
          <w:left w:val="nil"/>
          <w:bottom w:val="nil"/>
          <w:right w:val="nil"/>
          <w:between w:val="nil"/>
        </w:pBdr>
        <w:spacing w:before="284" w:line="240" w:lineRule="auto"/>
        <w:ind w:left="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6. Latency and Performance Optimization </w:t>
      </w:r>
    </w:p>
    <w:p w14:paraId="27D74F14" w14:textId="77777777" w:rsidR="00431D1C" w:rsidRDefault="00431D1C">
      <w:pPr>
        <w:widowControl w:val="0"/>
        <w:pBdr>
          <w:top w:val="nil"/>
          <w:left w:val="nil"/>
          <w:bottom w:val="nil"/>
          <w:right w:val="nil"/>
          <w:between w:val="nil"/>
        </w:pBdr>
        <w:spacing w:line="229" w:lineRule="auto"/>
        <w:ind w:left="724" w:right="95"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Latency Reduction Techniques: </w:t>
      </w:r>
      <w:r>
        <w:rPr>
          <w:rFonts w:ascii="Times New Roman" w:eastAsia="Times New Roman" w:hAnsi="Times New Roman" w:cs="Times New Roman"/>
          <w:color w:val="000000"/>
          <w:sz w:val="24"/>
          <w:szCs w:val="24"/>
        </w:rPr>
        <w:t xml:space="preserve">Using geographical load balancing and edge servers </w:t>
      </w:r>
      <w:proofErr w:type="gramStart"/>
      <w:r>
        <w:rPr>
          <w:rFonts w:ascii="Times New Roman" w:eastAsia="Times New Roman" w:hAnsi="Times New Roman" w:cs="Times New Roman"/>
          <w:color w:val="000000"/>
          <w:sz w:val="24"/>
          <w:szCs w:val="24"/>
        </w:rPr>
        <w:t>to  serve</w:t>
      </w:r>
      <w:proofErr w:type="gramEnd"/>
      <w:r>
        <w:rPr>
          <w:rFonts w:ascii="Times New Roman" w:eastAsia="Times New Roman" w:hAnsi="Times New Roman" w:cs="Times New Roman"/>
          <w:color w:val="000000"/>
          <w:sz w:val="24"/>
          <w:szCs w:val="24"/>
        </w:rPr>
        <w:t xml:space="preserve"> content closer to users, which reduces latency. Understanding how to </w:t>
      </w:r>
      <w:proofErr w:type="gramStart"/>
      <w:r>
        <w:rPr>
          <w:rFonts w:ascii="Times New Roman" w:eastAsia="Times New Roman" w:hAnsi="Times New Roman" w:cs="Times New Roman"/>
          <w:color w:val="000000"/>
          <w:sz w:val="24"/>
          <w:szCs w:val="24"/>
        </w:rPr>
        <w:t>leverage  CDNs</w:t>
      </w:r>
      <w:proofErr w:type="gramEnd"/>
      <w:r>
        <w:rPr>
          <w:rFonts w:ascii="Times New Roman" w:eastAsia="Times New Roman" w:hAnsi="Times New Roman" w:cs="Times New Roman"/>
          <w:color w:val="000000"/>
          <w:sz w:val="24"/>
          <w:szCs w:val="24"/>
        </w:rPr>
        <w:t xml:space="preserve"> (e.g., Cloudflare) for static assets. </w:t>
      </w:r>
    </w:p>
    <w:p w14:paraId="0A016EA9" w14:textId="77777777" w:rsidR="00431D1C" w:rsidRDefault="00431D1C">
      <w:pPr>
        <w:widowControl w:val="0"/>
        <w:pBdr>
          <w:top w:val="nil"/>
          <w:left w:val="nil"/>
          <w:bottom w:val="nil"/>
          <w:right w:val="nil"/>
          <w:between w:val="nil"/>
        </w:pBdr>
        <w:spacing w:before="3" w:line="229" w:lineRule="auto"/>
        <w:ind w:left="724" w:right="36" w:hanging="35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Protocol Selection: </w:t>
      </w:r>
      <w:commentRangeStart w:id="79"/>
      <w:commentRangeStart w:id="80"/>
      <w:r>
        <w:rPr>
          <w:rFonts w:ascii="Times New Roman" w:eastAsia="Times New Roman" w:hAnsi="Times New Roman" w:cs="Times New Roman"/>
          <w:color w:val="000000"/>
          <w:sz w:val="24"/>
          <w:szCs w:val="24"/>
        </w:rPr>
        <w:t xml:space="preserve">Knowing when to use UDP for lower latency versus TCP for </w:t>
      </w:r>
      <w:proofErr w:type="gramStart"/>
      <w:r>
        <w:rPr>
          <w:rFonts w:ascii="Times New Roman" w:eastAsia="Times New Roman" w:hAnsi="Times New Roman" w:cs="Times New Roman"/>
          <w:color w:val="000000"/>
          <w:sz w:val="24"/>
          <w:szCs w:val="24"/>
        </w:rPr>
        <w:t>reliable  data</w:t>
      </w:r>
      <w:proofErr w:type="gramEnd"/>
      <w:r>
        <w:rPr>
          <w:rFonts w:ascii="Times New Roman" w:eastAsia="Times New Roman" w:hAnsi="Times New Roman" w:cs="Times New Roman"/>
          <w:color w:val="000000"/>
          <w:sz w:val="24"/>
          <w:szCs w:val="24"/>
        </w:rPr>
        <w:t xml:space="preserve"> transmission, especially for real-time data where delivery speed takes precedence  over guaranteed packet delivery. </w:t>
      </w:r>
      <w:commentRangeEnd w:id="79"/>
      <w:r>
        <w:commentReference w:id="79"/>
      </w:r>
      <w:commentRangeEnd w:id="80"/>
      <w:r>
        <w:commentReference w:id="80"/>
      </w:r>
    </w:p>
    <w:p w14:paraId="73FF0C4D" w14:textId="77777777" w:rsidR="00431D1C" w:rsidRDefault="00431D1C">
      <w:pPr>
        <w:widowControl w:val="0"/>
        <w:pBdr>
          <w:top w:val="nil"/>
          <w:left w:val="nil"/>
          <w:bottom w:val="nil"/>
          <w:right w:val="nil"/>
          <w:between w:val="nil"/>
        </w:pBdr>
        <w:spacing w:before="8" w:line="227" w:lineRule="auto"/>
        <w:ind w:left="718" w:right="71"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Data Serialization: </w:t>
      </w:r>
      <w:r>
        <w:rPr>
          <w:rFonts w:ascii="Times New Roman" w:eastAsia="Times New Roman" w:hAnsi="Times New Roman" w:cs="Times New Roman"/>
          <w:color w:val="000000"/>
          <w:sz w:val="24"/>
          <w:szCs w:val="24"/>
        </w:rPr>
        <w:t xml:space="preserve">Choosing efficient data serialization formats (e.g., </w:t>
      </w:r>
      <w:proofErr w:type="spellStart"/>
      <w:r>
        <w:rPr>
          <w:rFonts w:ascii="Times New Roman" w:eastAsia="Times New Roman" w:hAnsi="Times New Roman" w:cs="Times New Roman"/>
          <w:color w:val="000000"/>
          <w:sz w:val="24"/>
          <w:szCs w:val="24"/>
        </w:rPr>
        <w:t>Protobuf</w:t>
      </w:r>
      <w:proofErr w:type="spellEnd"/>
      <w:r>
        <w:rPr>
          <w:rFonts w:ascii="Times New Roman" w:eastAsia="Times New Roman" w:hAnsi="Times New Roman" w:cs="Times New Roman"/>
          <w:color w:val="000000"/>
          <w:sz w:val="24"/>
          <w:szCs w:val="24"/>
        </w:rPr>
        <w:t xml:space="preserve"> or </w:t>
      </w:r>
      <w:proofErr w:type="gramStart"/>
      <w:r>
        <w:rPr>
          <w:rFonts w:ascii="Times New Roman" w:eastAsia="Times New Roman" w:hAnsi="Times New Roman" w:cs="Times New Roman"/>
          <w:color w:val="000000"/>
          <w:sz w:val="24"/>
          <w:szCs w:val="24"/>
        </w:rPr>
        <w:t>Avro)  that</w:t>
      </w:r>
      <w:proofErr w:type="gramEnd"/>
      <w:r>
        <w:rPr>
          <w:rFonts w:ascii="Times New Roman" w:eastAsia="Times New Roman" w:hAnsi="Times New Roman" w:cs="Times New Roman"/>
          <w:color w:val="000000"/>
          <w:sz w:val="24"/>
          <w:szCs w:val="24"/>
        </w:rPr>
        <w:t xml:space="preserve"> reduce the size of transmitted data and improve response times. </w:t>
      </w:r>
    </w:p>
    <w:p w14:paraId="1A87EE0C" w14:textId="77777777" w:rsidR="00431D1C" w:rsidRDefault="00431D1C">
      <w:pPr>
        <w:widowControl w:val="0"/>
        <w:pBdr>
          <w:top w:val="nil"/>
          <w:left w:val="nil"/>
          <w:bottom w:val="nil"/>
          <w:right w:val="nil"/>
          <w:between w:val="nil"/>
        </w:pBdr>
        <w:spacing w:before="284"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7. Synchronization and State Management </w:t>
      </w:r>
    </w:p>
    <w:p w14:paraId="6BC3F070" w14:textId="77777777" w:rsidR="00431D1C" w:rsidRDefault="00431D1C">
      <w:pPr>
        <w:widowControl w:val="0"/>
        <w:pBdr>
          <w:top w:val="nil"/>
          <w:left w:val="nil"/>
          <w:bottom w:val="nil"/>
          <w:right w:val="nil"/>
          <w:between w:val="nil"/>
        </w:pBdr>
        <w:spacing w:line="229" w:lineRule="auto"/>
        <w:ind w:left="718" w:right="642" w:hanging="351"/>
        <w:jc w:val="both"/>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Distributed State Handling: </w:t>
      </w:r>
      <w:r>
        <w:rPr>
          <w:rFonts w:ascii="Times New Roman" w:eastAsia="Times New Roman" w:hAnsi="Times New Roman" w:cs="Times New Roman"/>
          <w:color w:val="000000"/>
          <w:sz w:val="24"/>
          <w:szCs w:val="24"/>
        </w:rPr>
        <w:t xml:space="preserve">Leveraging distributed state management libraries </w:t>
      </w:r>
      <w:proofErr w:type="gramStart"/>
      <w:r>
        <w:rPr>
          <w:rFonts w:ascii="Times New Roman" w:eastAsia="Times New Roman" w:hAnsi="Times New Roman" w:cs="Times New Roman"/>
          <w:color w:val="000000"/>
          <w:sz w:val="24"/>
          <w:szCs w:val="24"/>
        </w:rPr>
        <w:t>or  frameworks</w:t>
      </w:r>
      <w:proofErr w:type="gramEnd"/>
      <w:r>
        <w:rPr>
          <w:rFonts w:ascii="Times New Roman" w:eastAsia="Times New Roman" w:hAnsi="Times New Roman" w:cs="Times New Roman"/>
          <w:color w:val="000000"/>
          <w:sz w:val="24"/>
          <w:szCs w:val="24"/>
        </w:rPr>
        <w:t xml:space="preserve"> (e.g., Redis or Apache Kafka) to keep the game state consistent across  multiple servers and clients. </w:t>
      </w:r>
    </w:p>
    <w:p w14:paraId="56EBEDB9" w14:textId="77777777" w:rsidR="00431D1C" w:rsidRDefault="00431D1C">
      <w:pPr>
        <w:widowControl w:val="0"/>
        <w:pBdr>
          <w:top w:val="nil"/>
          <w:left w:val="nil"/>
          <w:bottom w:val="nil"/>
          <w:right w:val="nil"/>
          <w:between w:val="nil"/>
        </w:pBdr>
        <w:spacing w:before="3" w:line="231" w:lineRule="auto"/>
        <w:ind w:left="717" w:right="2" w:hanging="35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Conflict Resolution: </w:t>
      </w:r>
      <w:r>
        <w:rPr>
          <w:rFonts w:ascii="Times New Roman" w:eastAsia="Times New Roman" w:hAnsi="Times New Roman" w:cs="Times New Roman"/>
          <w:color w:val="000000"/>
          <w:sz w:val="24"/>
          <w:szCs w:val="24"/>
        </w:rPr>
        <w:t xml:space="preserve">Implementing strategies such as last-write-wins or vector clocks </w:t>
      </w:r>
      <w:proofErr w:type="gramStart"/>
      <w:r>
        <w:rPr>
          <w:rFonts w:ascii="Times New Roman" w:eastAsia="Times New Roman" w:hAnsi="Times New Roman" w:cs="Times New Roman"/>
          <w:color w:val="000000"/>
          <w:sz w:val="24"/>
          <w:szCs w:val="24"/>
        </w:rPr>
        <w:t>for  resolving</w:t>
      </w:r>
      <w:proofErr w:type="gramEnd"/>
      <w:r>
        <w:rPr>
          <w:rFonts w:ascii="Times New Roman" w:eastAsia="Times New Roman" w:hAnsi="Times New Roman" w:cs="Times New Roman"/>
          <w:color w:val="000000"/>
          <w:sz w:val="24"/>
          <w:szCs w:val="24"/>
        </w:rPr>
        <w:t xml:space="preserve"> state conflicts that may arise due to network delays. </w:t>
      </w:r>
    </w:p>
    <w:p w14:paraId="340BC7EC" w14:textId="77777777" w:rsidR="00431D1C" w:rsidRDefault="00431D1C">
      <w:pPr>
        <w:widowControl w:val="0"/>
        <w:pBdr>
          <w:top w:val="nil"/>
          <w:left w:val="nil"/>
          <w:bottom w:val="nil"/>
          <w:right w:val="nil"/>
          <w:between w:val="nil"/>
        </w:pBdr>
        <w:spacing w:before="1" w:line="231" w:lineRule="auto"/>
        <w:ind w:left="727" w:right="423" w:hanging="36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Delta Updates: </w:t>
      </w:r>
      <w:r>
        <w:rPr>
          <w:rFonts w:ascii="Times New Roman" w:eastAsia="Times New Roman" w:hAnsi="Times New Roman" w:cs="Times New Roman"/>
          <w:color w:val="000000"/>
          <w:sz w:val="24"/>
          <w:szCs w:val="24"/>
        </w:rPr>
        <w:t xml:space="preserve">Sending only the changes in state (deltas) rather than the entire </w:t>
      </w:r>
      <w:proofErr w:type="gramStart"/>
      <w:r>
        <w:rPr>
          <w:rFonts w:ascii="Times New Roman" w:eastAsia="Times New Roman" w:hAnsi="Times New Roman" w:cs="Times New Roman"/>
          <w:color w:val="000000"/>
          <w:sz w:val="24"/>
          <w:szCs w:val="24"/>
        </w:rPr>
        <w:t>game  state</w:t>
      </w:r>
      <w:proofErr w:type="gramEnd"/>
      <w:r>
        <w:rPr>
          <w:rFonts w:ascii="Times New Roman" w:eastAsia="Times New Roman" w:hAnsi="Times New Roman" w:cs="Times New Roman"/>
          <w:color w:val="000000"/>
          <w:sz w:val="24"/>
          <w:szCs w:val="24"/>
        </w:rPr>
        <w:t xml:space="preserve"> to minimize data transfer and improve performance. </w:t>
      </w:r>
    </w:p>
    <w:p w14:paraId="430169EC" w14:textId="77777777" w:rsidR="00431D1C" w:rsidRDefault="00431D1C">
      <w:pPr>
        <w:widowControl w:val="0"/>
        <w:pBdr>
          <w:top w:val="nil"/>
          <w:left w:val="nil"/>
          <w:bottom w:val="nil"/>
          <w:right w:val="nil"/>
          <w:between w:val="nil"/>
        </w:pBdr>
        <w:spacing w:before="280"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8. Programming Languages and Tools </w:t>
      </w:r>
    </w:p>
    <w:p w14:paraId="28495DA0" w14:textId="77777777" w:rsidR="00431D1C" w:rsidRDefault="00431D1C">
      <w:pPr>
        <w:widowControl w:val="0"/>
        <w:pBdr>
          <w:top w:val="nil"/>
          <w:left w:val="nil"/>
          <w:bottom w:val="nil"/>
          <w:right w:val="nil"/>
          <w:between w:val="nil"/>
        </w:pBdr>
        <w:spacing w:line="229" w:lineRule="auto"/>
        <w:ind w:left="715" w:right="93"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Language Proficiency: </w:t>
      </w:r>
      <w:r>
        <w:rPr>
          <w:rFonts w:ascii="Times New Roman" w:eastAsia="Times New Roman" w:hAnsi="Times New Roman" w:cs="Times New Roman"/>
          <w:color w:val="000000"/>
          <w:sz w:val="24"/>
          <w:szCs w:val="24"/>
        </w:rPr>
        <w:t>U</w:t>
      </w:r>
      <w:commentRangeStart w:id="81"/>
      <w:r>
        <w:rPr>
          <w:rFonts w:ascii="Times New Roman" w:eastAsia="Times New Roman" w:hAnsi="Times New Roman" w:cs="Times New Roman"/>
          <w:color w:val="000000"/>
          <w:sz w:val="24"/>
          <w:szCs w:val="24"/>
        </w:rPr>
        <w:t xml:space="preserve">nderstanding language-specific libraries and tools like </w:t>
      </w:r>
      <w:proofErr w:type="gramStart"/>
      <w:r>
        <w:rPr>
          <w:rFonts w:ascii="Times New Roman" w:eastAsia="Times New Roman" w:hAnsi="Times New Roman" w:cs="Times New Roman"/>
          <w:color w:val="000000"/>
          <w:sz w:val="24"/>
          <w:szCs w:val="24"/>
        </w:rPr>
        <w:t>Node.js  with</w:t>
      </w:r>
      <w:proofErr w:type="gramEnd"/>
      <w:r>
        <w:rPr>
          <w:rFonts w:ascii="Times New Roman" w:eastAsia="Times New Roman" w:hAnsi="Times New Roman" w:cs="Times New Roman"/>
          <w:color w:val="000000"/>
          <w:sz w:val="24"/>
          <w:szCs w:val="24"/>
        </w:rPr>
        <w:t xml:space="preserve"> Socket.IO for JavaScript, Twisted for Python,</w:t>
      </w:r>
      <w:commentRangeEnd w:id="81"/>
      <w:r>
        <w:commentReference w:id="81"/>
      </w:r>
      <w:r>
        <w:rPr>
          <w:rFonts w:ascii="Times New Roman" w:eastAsia="Times New Roman" w:hAnsi="Times New Roman" w:cs="Times New Roman"/>
          <w:color w:val="000000"/>
          <w:sz w:val="24"/>
          <w:szCs w:val="24"/>
        </w:rPr>
        <w:t xml:space="preserve"> or Netty for Java for building high performance networking applications. </w:t>
      </w:r>
    </w:p>
    <w:p w14:paraId="21998344" w14:textId="77777777" w:rsidR="00431D1C" w:rsidRDefault="00431D1C">
      <w:pPr>
        <w:widowControl w:val="0"/>
        <w:pBdr>
          <w:top w:val="nil"/>
          <w:left w:val="nil"/>
          <w:bottom w:val="nil"/>
          <w:right w:val="nil"/>
          <w:between w:val="nil"/>
        </w:pBdr>
        <w:spacing w:before="8" w:line="227" w:lineRule="auto"/>
        <w:ind w:left="724" w:right="935" w:hanging="35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Debugging Tools: </w:t>
      </w:r>
      <w:r>
        <w:rPr>
          <w:rFonts w:ascii="Times New Roman" w:eastAsia="Times New Roman" w:hAnsi="Times New Roman" w:cs="Times New Roman"/>
          <w:color w:val="000000"/>
          <w:sz w:val="24"/>
          <w:szCs w:val="24"/>
        </w:rPr>
        <w:t xml:space="preserve">Proficiency with tools like Wireshark for packet analysis </w:t>
      </w:r>
      <w:proofErr w:type="gramStart"/>
      <w:r>
        <w:rPr>
          <w:rFonts w:ascii="Times New Roman" w:eastAsia="Times New Roman" w:hAnsi="Times New Roman" w:cs="Times New Roman"/>
          <w:color w:val="000000"/>
          <w:sz w:val="24"/>
          <w:szCs w:val="24"/>
        </w:rPr>
        <w:t>and  debugging</w:t>
      </w:r>
      <w:proofErr w:type="gramEnd"/>
      <w:r>
        <w:rPr>
          <w:rFonts w:ascii="Times New Roman" w:eastAsia="Times New Roman" w:hAnsi="Times New Roman" w:cs="Times New Roman"/>
          <w:color w:val="000000"/>
          <w:sz w:val="24"/>
          <w:szCs w:val="24"/>
        </w:rPr>
        <w:t xml:space="preserve"> network issues at a granular level. </w:t>
      </w:r>
    </w:p>
    <w:p w14:paraId="194D8DC4" w14:textId="77777777" w:rsidR="00431D1C" w:rsidRDefault="00431D1C">
      <w:pPr>
        <w:widowControl w:val="0"/>
        <w:pBdr>
          <w:top w:val="nil"/>
          <w:left w:val="nil"/>
          <w:bottom w:val="nil"/>
          <w:right w:val="nil"/>
          <w:between w:val="nil"/>
        </w:pBdr>
        <w:spacing w:before="10" w:line="229" w:lineRule="auto"/>
        <w:ind w:left="724" w:right="423" w:hanging="35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Integrated Development Environments (IDEs): </w:t>
      </w:r>
      <w:r>
        <w:rPr>
          <w:rFonts w:ascii="Times New Roman" w:eastAsia="Times New Roman" w:hAnsi="Times New Roman" w:cs="Times New Roman"/>
          <w:color w:val="000000"/>
          <w:sz w:val="24"/>
          <w:szCs w:val="24"/>
        </w:rPr>
        <w:t xml:space="preserve">Using IDEs like IntelliJ IDEA, </w:t>
      </w:r>
      <w:proofErr w:type="gramStart"/>
      <w:r>
        <w:rPr>
          <w:rFonts w:ascii="Times New Roman" w:eastAsia="Times New Roman" w:hAnsi="Times New Roman" w:cs="Times New Roman"/>
          <w:color w:val="000000"/>
          <w:sz w:val="24"/>
          <w:szCs w:val="24"/>
        </w:rPr>
        <w:t>VS  Code</w:t>
      </w:r>
      <w:proofErr w:type="gramEnd"/>
      <w:r>
        <w:rPr>
          <w:rFonts w:ascii="Times New Roman" w:eastAsia="Times New Roman" w:hAnsi="Times New Roman" w:cs="Times New Roman"/>
          <w:color w:val="000000"/>
          <w:sz w:val="24"/>
          <w:szCs w:val="24"/>
        </w:rPr>
        <w:t xml:space="preserve">, or PyCharm, equipped with plugins to enhance productivity during network  development. </w:t>
      </w:r>
    </w:p>
    <w:p w14:paraId="4F44454F" w14:textId="77777777" w:rsidR="00431D1C" w:rsidRDefault="00431D1C">
      <w:pPr>
        <w:widowControl w:val="0"/>
        <w:pBdr>
          <w:top w:val="nil"/>
          <w:left w:val="nil"/>
          <w:bottom w:val="nil"/>
          <w:right w:val="nil"/>
          <w:between w:val="nil"/>
        </w:pBdr>
        <w:spacing w:before="282" w:line="240" w:lineRule="auto"/>
        <w:ind w:left="3"/>
        <w:rPr>
          <w:rFonts w:ascii="Times New Roman" w:eastAsia="Times New Roman" w:hAnsi="Times New Roman" w:cs="Times New Roman"/>
          <w:b/>
          <w:color w:val="000000"/>
          <w:sz w:val="24"/>
          <w:szCs w:val="24"/>
        </w:rPr>
      </w:pPr>
      <w:commentRangeStart w:id="82"/>
      <w:r>
        <w:rPr>
          <w:rFonts w:ascii="Times New Roman" w:eastAsia="Times New Roman" w:hAnsi="Times New Roman" w:cs="Times New Roman"/>
          <w:b/>
          <w:color w:val="000000"/>
          <w:sz w:val="24"/>
          <w:szCs w:val="24"/>
        </w:rPr>
        <w:lastRenderedPageBreak/>
        <w:t xml:space="preserve">9. Testing and </w:t>
      </w:r>
      <w:proofErr w:type="gramStart"/>
      <w:r>
        <w:rPr>
          <w:rFonts w:ascii="Times New Roman" w:eastAsia="Times New Roman" w:hAnsi="Times New Roman" w:cs="Times New Roman"/>
          <w:b/>
          <w:color w:val="000000"/>
          <w:sz w:val="24"/>
          <w:szCs w:val="24"/>
        </w:rPr>
        <w:t>Debugging</w:t>
      </w:r>
      <w:proofErr w:type="gramEnd"/>
      <w:r>
        <w:rPr>
          <w:rFonts w:ascii="Times New Roman" w:eastAsia="Times New Roman" w:hAnsi="Times New Roman" w:cs="Times New Roman"/>
          <w:b/>
          <w:color w:val="000000"/>
          <w:sz w:val="24"/>
          <w:szCs w:val="24"/>
        </w:rPr>
        <w:t xml:space="preserve"> </w:t>
      </w:r>
      <w:commentRangeEnd w:id="82"/>
      <w:r>
        <w:commentReference w:id="82"/>
      </w:r>
    </w:p>
    <w:p w14:paraId="0923CEE1" w14:textId="77777777" w:rsidR="00431D1C" w:rsidRDefault="00431D1C">
      <w:pPr>
        <w:widowControl w:val="0"/>
        <w:pBdr>
          <w:top w:val="nil"/>
          <w:left w:val="nil"/>
          <w:bottom w:val="nil"/>
          <w:right w:val="nil"/>
          <w:between w:val="nil"/>
        </w:pBdr>
        <w:spacing w:line="229" w:lineRule="auto"/>
        <w:ind w:left="724" w:right="58"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Network Simulation Tools: </w:t>
      </w:r>
      <w:r>
        <w:rPr>
          <w:rFonts w:ascii="Times New Roman" w:eastAsia="Times New Roman" w:hAnsi="Times New Roman" w:cs="Times New Roman"/>
          <w:color w:val="000000"/>
          <w:sz w:val="24"/>
          <w:szCs w:val="24"/>
        </w:rPr>
        <w:t xml:space="preserve">Using tools like Charles Proxy, Fiddler, or Wireshark </w:t>
      </w:r>
      <w:proofErr w:type="gramStart"/>
      <w:r>
        <w:rPr>
          <w:rFonts w:ascii="Times New Roman" w:eastAsia="Times New Roman" w:hAnsi="Times New Roman" w:cs="Times New Roman"/>
          <w:color w:val="000000"/>
          <w:sz w:val="24"/>
          <w:szCs w:val="24"/>
        </w:rPr>
        <w:t>to  simulate</w:t>
      </w:r>
      <w:proofErr w:type="gramEnd"/>
      <w:r>
        <w:rPr>
          <w:rFonts w:ascii="Times New Roman" w:eastAsia="Times New Roman" w:hAnsi="Times New Roman" w:cs="Times New Roman"/>
          <w:color w:val="000000"/>
          <w:sz w:val="24"/>
          <w:szCs w:val="24"/>
        </w:rPr>
        <w:t xml:space="preserve"> network conditions and troubleshoot issues related to data transmission, latency,  and security. </w:t>
      </w:r>
    </w:p>
    <w:p w14:paraId="3DC445C9" w14:textId="77777777" w:rsidR="00431D1C" w:rsidRDefault="00431D1C">
      <w:pPr>
        <w:widowControl w:val="0"/>
        <w:pBdr>
          <w:top w:val="nil"/>
          <w:left w:val="nil"/>
          <w:bottom w:val="nil"/>
          <w:right w:val="nil"/>
          <w:between w:val="nil"/>
        </w:pBdr>
        <w:spacing w:before="8" w:line="229" w:lineRule="auto"/>
        <w:ind w:left="724" w:right="362" w:hanging="35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Automated Testing: </w:t>
      </w:r>
      <w:r>
        <w:rPr>
          <w:rFonts w:ascii="Times New Roman" w:eastAsia="Times New Roman" w:hAnsi="Times New Roman" w:cs="Times New Roman"/>
          <w:color w:val="000000"/>
          <w:sz w:val="24"/>
          <w:szCs w:val="24"/>
        </w:rPr>
        <w:t xml:space="preserve">Writing scripts for integration tests that simulate multiple </w:t>
      </w:r>
      <w:proofErr w:type="gramStart"/>
      <w:r>
        <w:rPr>
          <w:rFonts w:ascii="Times New Roman" w:eastAsia="Times New Roman" w:hAnsi="Times New Roman" w:cs="Times New Roman"/>
          <w:color w:val="000000"/>
          <w:sz w:val="24"/>
          <w:szCs w:val="24"/>
        </w:rPr>
        <w:t>clients  connecting</w:t>
      </w:r>
      <w:proofErr w:type="gramEnd"/>
      <w:r>
        <w:rPr>
          <w:rFonts w:ascii="Times New Roman" w:eastAsia="Times New Roman" w:hAnsi="Times New Roman" w:cs="Times New Roman"/>
          <w:color w:val="000000"/>
          <w:sz w:val="24"/>
          <w:szCs w:val="24"/>
        </w:rPr>
        <w:t>, interacting, and disconnecting to check the robustness of the networking  code.</w:t>
      </w:r>
    </w:p>
    <w:p w14:paraId="2DB604C4" w14:textId="77777777" w:rsidR="00431D1C" w:rsidRDefault="00431D1C">
      <w:pPr>
        <w:widowControl w:val="0"/>
        <w:pBdr>
          <w:top w:val="nil"/>
          <w:left w:val="nil"/>
          <w:bottom w:val="nil"/>
          <w:right w:val="nil"/>
          <w:between w:val="nil"/>
        </w:pBdr>
        <w:spacing w:line="227" w:lineRule="auto"/>
        <w:ind w:left="717" w:right="78" w:hanging="35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0"/>
          <w:szCs w:val="20"/>
        </w:rPr>
        <w:t xml:space="preserve">• </w:t>
      </w:r>
      <w:r>
        <w:rPr>
          <w:rFonts w:ascii="Times New Roman" w:eastAsia="Times New Roman" w:hAnsi="Times New Roman" w:cs="Times New Roman"/>
          <w:b/>
          <w:color w:val="000000"/>
          <w:sz w:val="24"/>
          <w:szCs w:val="24"/>
        </w:rPr>
        <w:t xml:space="preserve">Stress and Load Testing: </w:t>
      </w:r>
      <w:r>
        <w:rPr>
          <w:rFonts w:ascii="Times New Roman" w:eastAsia="Times New Roman" w:hAnsi="Times New Roman" w:cs="Times New Roman"/>
          <w:color w:val="000000"/>
          <w:sz w:val="24"/>
          <w:szCs w:val="24"/>
        </w:rPr>
        <w:t xml:space="preserve">Running load tests with tools like k6 or JMeter to identify </w:t>
      </w:r>
      <w:proofErr w:type="gramStart"/>
      <w:r>
        <w:rPr>
          <w:rFonts w:ascii="Times New Roman" w:eastAsia="Times New Roman" w:hAnsi="Times New Roman" w:cs="Times New Roman"/>
          <w:color w:val="000000"/>
          <w:sz w:val="24"/>
          <w:szCs w:val="24"/>
        </w:rPr>
        <w:t>and  resolve</w:t>
      </w:r>
      <w:proofErr w:type="gramEnd"/>
      <w:r>
        <w:rPr>
          <w:rFonts w:ascii="Times New Roman" w:eastAsia="Times New Roman" w:hAnsi="Times New Roman" w:cs="Times New Roman"/>
          <w:color w:val="000000"/>
          <w:sz w:val="24"/>
          <w:szCs w:val="24"/>
        </w:rPr>
        <w:t xml:space="preserve"> performance bottlenecks under simulated high-load conditions.</w:t>
      </w:r>
    </w:p>
    <w:p w14:paraId="347554EE" w14:textId="77777777" w:rsidR="00F26FD7" w:rsidRDefault="00F26FD7"/>
    <w:p w14:paraId="1C4D972D" w14:textId="77777777" w:rsidR="0034505C" w:rsidRDefault="0034505C"/>
    <w:p w14:paraId="7EC5082F" w14:textId="77777777" w:rsidR="0034505C" w:rsidRDefault="0034505C"/>
    <w:p w14:paraId="60079A48" w14:textId="77777777" w:rsidR="0034505C" w:rsidRDefault="0034505C"/>
    <w:p w14:paraId="62AFCF3D" w14:textId="77777777" w:rsidR="0034505C" w:rsidRDefault="0034505C"/>
    <w:p w14:paraId="72F30C9F" w14:textId="77777777" w:rsidR="0034505C" w:rsidRDefault="0034505C"/>
    <w:p w14:paraId="10396F13" w14:textId="77777777" w:rsidR="0034505C" w:rsidRDefault="0034505C"/>
    <w:p w14:paraId="343556AB" w14:textId="77777777" w:rsidR="0034505C" w:rsidRDefault="0034505C"/>
    <w:p w14:paraId="3657EBDA" w14:textId="77777777" w:rsidR="0034505C" w:rsidRDefault="0034505C"/>
    <w:p w14:paraId="21F0A091" w14:textId="77777777" w:rsidR="0034505C" w:rsidRDefault="0034505C"/>
    <w:p w14:paraId="443D430F" w14:textId="77777777" w:rsidR="0034505C" w:rsidRDefault="0034505C"/>
    <w:p w14:paraId="75FAB9A9" w14:textId="77777777" w:rsidR="0034505C" w:rsidRDefault="0034505C"/>
    <w:p w14:paraId="68E6C8F4" w14:textId="77777777" w:rsidR="0034505C" w:rsidRDefault="0034505C"/>
    <w:p w14:paraId="493C63C2" w14:textId="77777777" w:rsidR="0034505C" w:rsidRDefault="0034505C"/>
    <w:p w14:paraId="27CD8A37" w14:textId="77777777" w:rsidR="0034505C" w:rsidRDefault="0034505C"/>
    <w:p w14:paraId="079D0950" w14:textId="77777777" w:rsidR="0034505C" w:rsidRDefault="0034505C"/>
    <w:p w14:paraId="3BC35C7B" w14:textId="77777777" w:rsidR="0034505C" w:rsidRDefault="0034505C"/>
    <w:p w14:paraId="655ACBE7" w14:textId="77777777" w:rsidR="0034505C" w:rsidRDefault="0034505C"/>
    <w:p w14:paraId="19D2AFC9" w14:textId="77777777" w:rsidR="0034505C" w:rsidRDefault="0034505C"/>
    <w:p w14:paraId="3BB15A2F" w14:textId="77777777" w:rsidR="0034505C" w:rsidRDefault="0034505C"/>
    <w:p w14:paraId="56A33B52" w14:textId="77777777" w:rsidR="0034505C" w:rsidRDefault="0034505C"/>
    <w:p w14:paraId="7916ACE8" w14:textId="77777777" w:rsidR="0034505C" w:rsidRDefault="0034505C"/>
    <w:sectPr w:rsidR="0034505C" w:rsidSect="00431D1C">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uthor" w:initials="A">
    <w:p w14:paraId="6097F6C8" w14:textId="77777777" w:rsidR="00431D1C" w:rsidRDefault="00431D1C">
      <w:pPr>
        <w:widowControl w:val="0"/>
        <w:pBdr>
          <w:top w:val="nil"/>
          <w:left w:val="nil"/>
          <w:bottom w:val="nil"/>
          <w:right w:val="nil"/>
          <w:between w:val="nil"/>
        </w:pBdr>
        <w:spacing w:line="240" w:lineRule="auto"/>
        <w:rPr>
          <w:color w:val="000000"/>
        </w:rPr>
      </w:pPr>
      <w:r>
        <w:rPr>
          <w:color w:val="000000"/>
        </w:rPr>
        <w:t>We certainly appreciate the dedication that the networking team has put into this aspect of the project. However, from a stakeholder/client perspective, the networking team's outline is simply too ambitious. The team has not correctly taken into consideration how long the proposed implementations of the system will take. Creating a dedicated server, while commendable, is extremely "overkill" and effectively "reinvents the wheel." As a client, this is a bit concerning to see. From a software engineering perspective, this outline violates the DRY (Don't Repeat Yourself) principle. For these reasons, we feel that this outline is overly ambitious and undermines the time allotted for implementing features of this scale.</w:t>
      </w:r>
    </w:p>
    <w:p w14:paraId="40E34567" w14:textId="77777777" w:rsidR="00431D1C" w:rsidRDefault="00431D1C">
      <w:pPr>
        <w:widowControl w:val="0"/>
        <w:pBdr>
          <w:top w:val="nil"/>
          <w:left w:val="nil"/>
          <w:bottom w:val="nil"/>
          <w:right w:val="nil"/>
          <w:between w:val="nil"/>
        </w:pBdr>
        <w:spacing w:line="240" w:lineRule="auto"/>
        <w:rPr>
          <w:color w:val="000000"/>
        </w:rPr>
      </w:pPr>
    </w:p>
    <w:p w14:paraId="69EA45B9" w14:textId="77777777" w:rsidR="00431D1C" w:rsidRDefault="00431D1C">
      <w:pPr>
        <w:widowControl w:val="0"/>
        <w:pBdr>
          <w:top w:val="nil"/>
          <w:left w:val="nil"/>
          <w:bottom w:val="nil"/>
          <w:right w:val="nil"/>
          <w:between w:val="nil"/>
        </w:pBdr>
        <w:spacing w:line="240" w:lineRule="auto"/>
        <w:rPr>
          <w:color w:val="000000"/>
        </w:rPr>
      </w:pPr>
    </w:p>
    <w:p w14:paraId="5B81CB15" w14:textId="77777777" w:rsidR="00431D1C" w:rsidRDefault="00431D1C">
      <w:pPr>
        <w:widowControl w:val="0"/>
        <w:pBdr>
          <w:top w:val="nil"/>
          <w:left w:val="nil"/>
          <w:bottom w:val="nil"/>
          <w:right w:val="nil"/>
          <w:between w:val="nil"/>
        </w:pBdr>
        <w:spacing w:line="240" w:lineRule="auto"/>
        <w:rPr>
          <w:color w:val="000000"/>
        </w:rPr>
      </w:pPr>
      <w:r>
        <w:rPr>
          <w:color w:val="000000"/>
        </w:rPr>
        <w:t>Another major concern is that this outline implies the networking team is planning to create a server. Consider this quote from the CEO in the letter provided to the team:</w:t>
      </w:r>
    </w:p>
    <w:p w14:paraId="1D58CEA8" w14:textId="77777777" w:rsidR="00431D1C" w:rsidRDefault="00431D1C">
      <w:pPr>
        <w:widowControl w:val="0"/>
        <w:pBdr>
          <w:top w:val="nil"/>
          <w:left w:val="nil"/>
          <w:bottom w:val="nil"/>
          <w:right w:val="nil"/>
          <w:between w:val="nil"/>
        </w:pBdr>
        <w:spacing w:line="240" w:lineRule="auto"/>
        <w:rPr>
          <w:color w:val="000000"/>
        </w:rPr>
      </w:pPr>
    </w:p>
    <w:p w14:paraId="72FCB754" w14:textId="77777777" w:rsidR="00431D1C" w:rsidRDefault="00431D1C">
      <w:pPr>
        <w:widowControl w:val="0"/>
        <w:pBdr>
          <w:top w:val="nil"/>
          <w:left w:val="nil"/>
          <w:bottom w:val="nil"/>
          <w:right w:val="nil"/>
          <w:between w:val="nil"/>
        </w:pBdr>
        <w:spacing w:line="240" w:lineRule="auto"/>
        <w:rPr>
          <w:color w:val="000000"/>
        </w:rPr>
      </w:pPr>
      <w:r>
        <w:rPr>
          <w:color w:val="000000"/>
        </w:rPr>
        <w:t>"We also don’t require you to host this platform online, but your code should contain stubs where the server communication logic will reside."</w:t>
      </w:r>
    </w:p>
    <w:p w14:paraId="64120979" w14:textId="77777777" w:rsidR="00431D1C" w:rsidRDefault="00431D1C">
      <w:pPr>
        <w:widowControl w:val="0"/>
        <w:pBdr>
          <w:top w:val="nil"/>
          <w:left w:val="nil"/>
          <w:bottom w:val="nil"/>
          <w:right w:val="nil"/>
          <w:between w:val="nil"/>
        </w:pBdr>
        <w:spacing w:line="240" w:lineRule="auto"/>
        <w:rPr>
          <w:color w:val="000000"/>
        </w:rPr>
      </w:pPr>
    </w:p>
    <w:p w14:paraId="23025FD2" w14:textId="77777777" w:rsidR="00431D1C" w:rsidRDefault="00431D1C">
      <w:pPr>
        <w:widowControl w:val="0"/>
        <w:pBdr>
          <w:top w:val="nil"/>
          <w:left w:val="nil"/>
          <w:bottom w:val="nil"/>
          <w:right w:val="nil"/>
          <w:between w:val="nil"/>
        </w:pBdr>
        <w:spacing w:line="240" w:lineRule="auto"/>
        <w:rPr>
          <w:color w:val="000000"/>
        </w:rPr>
      </w:pPr>
      <w:r>
        <w:rPr>
          <w:color w:val="000000"/>
        </w:rPr>
        <w:t>Not only is the team implying that they will not use stubs, but they are also going above and beyond by creating their own server. This goes against the wishes of the CEO. It is critical that the team listens to and respects the CEO's instructions. As a client, behavior like this from my team would be unacceptable. Remember, the CEO has a "dedicated database team." Why are these functions being implemented?</w:t>
      </w:r>
    </w:p>
  </w:comment>
  <w:comment w:id="1" w:author="Author" w:initials="A">
    <w:p w14:paraId="2D22AE3E" w14:textId="77777777" w:rsidR="00431D1C" w:rsidRDefault="00431D1C">
      <w:pPr>
        <w:widowControl w:val="0"/>
        <w:pBdr>
          <w:top w:val="nil"/>
          <w:left w:val="nil"/>
          <w:bottom w:val="nil"/>
          <w:right w:val="nil"/>
          <w:between w:val="nil"/>
        </w:pBdr>
        <w:spacing w:line="240" w:lineRule="auto"/>
        <w:rPr>
          <w:color w:val="000000"/>
        </w:rPr>
      </w:pPr>
      <w:r>
        <w:rPr>
          <w:color w:val="000000"/>
        </w:rPr>
        <w:t>The first four points are generally positive and assuming the team knows  alot more then SENG requires (computer networking) then it's probably achievable. The last point made about a dedicated server is problematic and far to ambitious let alone undergrad, probably even an enterprise level application.</w:t>
      </w:r>
    </w:p>
  </w:comment>
  <w:comment w:id="4" w:author="Author" w:initials="A">
    <w:p w14:paraId="268347C8" w14:textId="77777777" w:rsidR="00431D1C" w:rsidRDefault="00431D1C">
      <w:pPr>
        <w:widowControl w:val="0"/>
        <w:pBdr>
          <w:top w:val="nil"/>
          <w:left w:val="nil"/>
          <w:bottom w:val="nil"/>
          <w:right w:val="nil"/>
          <w:between w:val="nil"/>
        </w:pBdr>
        <w:spacing w:line="240" w:lineRule="auto"/>
        <w:rPr>
          <w:color w:val="000000"/>
        </w:rPr>
      </w:pPr>
      <w:r>
        <w:rPr>
          <w:color w:val="000000"/>
        </w:rPr>
        <w:t>Consider including matchmaking as a major aspect in networking. Preferably, have a class dedicated to handle how you would want to match players instead of loops...</w:t>
      </w:r>
    </w:p>
  </w:comment>
  <w:comment w:id="5" w:author="Author" w:initials="A">
    <w:p w14:paraId="15659388" w14:textId="77777777" w:rsidR="00431D1C" w:rsidRDefault="00431D1C">
      <w:pPr>
        <w:widowControl w:val="0"/>
        <w:pBdr>
          <w:top w:val="nil"/>
          <w:left w:val="nil"/>
          <w:bottom w:val="nil"/>
          <w:right w:val="nil"/>
          <w:between w:val="nil"/>
        </w:pBdr>
        <w:spacing w:line="240" w:lineRule="auto"/>
        <w:rPr>
          <w:color w:val="000000"/>
        </w:rPr>
      </w:pPr>
      <w:r>
        <w:rPr>
          <w:color w:val="000000"/>
        </w:rPr>
        <w:t>This comment may not be fully accurate. I think they have a leaderboard and matchmaking. So They may have a dedicated class</w:t>
      </w:r>
    </w:p>
  </w:comment>
  <w:comment w:id="6" w:author="Author" w:initials="A">
    <w:p w14:paraId="74D99402" w14:textId="77777777" w:rsidR="00431D1C" w:rsidRDefault="00431D1C">
      <w:pPr>
        <w:widowControl w:val="0"/>
        <w:pBdr>
          <w:top w:val="nil"/>
          <w:left w:val="nil"/>
          <w:bottom w:val="nil"/>
          <w:right w:val="nil"/>
          <w:between w:val="nil"/>
        </w:pBdr>
        <w:spacing w:line="240" w:lineRule="auto"/>
        <w:rPr>
          <w:color w:val="000000"/>
        </w:rPr>
      </w:pPr>
      <w:r>
        <w:rPr>
          <w:color w:val="000000"/>
        </w:rPr>
        <w:t>Feature Proposal: </w:t>
      </w:r>
    </w:p>
    <w:p w14:paraId="5A0FF521" w14:textId="77777777" w:rsidR="00431D1C" w:rsidRDefault="00431D1C">
      <w:pPr>
        <w:widowControl w:val="0"/>
        <w:pBdr>
          <w:top w:val="nil"/>
          <w:left w:val="nil"/>
          <w:bottom w:val="nil"/>
          <w:right w:val="nil"/>
          <w:between w:val="nil"/>
        </w:pBdr>
        <w:spacing w:line="240" w:lineRule="auto"/>
        <w:rPr>
          <w:color w:val="000000"/>
        </w:rPr>
      </w:pPr>
      <w:r>
        <w:rPr>
          <w:color w:val="000000"/>
        </w:rPr>
        <w:t>Have 3 different teams  here is probably the reason why the group went a bit overkill on Networking. It would have been more productive to merge the responsibilities of the 2 other teams into the Networking team such that Backend does game logic, and Frontend GUI. This is way the Networking team doesn't have to go so unneccesarily in depth on a synchronization plan. But I will say that I now understand why they have done so much here, definitely above and beyond but a little to ambitious for SENG final project.</w:t>
      </w:r>
    </w:p>
  </w:comment>
  <w:comment w:id="7" w:author="Author" w:initials="A">
    <w:p w14:paraId="313BDC1D" w14:textId="77777777" w:rsidR="00431D1C" w:rsidRDefault="00431D1C">
      <w:pPr>
        <w:widowControl w:val="0"/>
        <w:pBdr>
          <w:top w:val="nil"/>
          <w:left w:val="nil"/>
          <w:bottom w:val="nil"/>
          <w:right w:val="nil"/>
          <w:between w:val="nil"/>
        </w:pBdr>
        <w:spacing w:line="240" w:lineRule="auto"/>
        <w:rPr>
          <w:color w:val="000000"/>
        </w:rPr>
      </w:pPr>
      <w:r>
        <w:rPr>
          <w:color w:val="000000"/>
        </w:rPr>
        <w:t>Feature Proposal: </w:t>
      </w:r>
    </w:p>
    <w:p w14:paraId="6078184E" w14:textId="77777777" w:rsidR="00431D1C" w:rsidRDefault="00431D1C">
      <w:pPr>
        <w:widowControl w:val="0"/>
        <w:pBdr>
          <w:top w:val="nil"/>
          <w:left w:val="nil"/>
          <w:bottom w:val="nil"/>
          <w:right w:val="nil"/>
          <w:between w:val="nil"/>
        </w:pBdr>
        <w:spacing w:line="240" w:lineRule="auto"/>
        <w:rPr>
          <w:color w:val="000000"/>
        </w:rPr>
      </w:pPr>
      <w:r>
        <w:rPr>
          <w:color w:val="000000"/>
        </w:rPr>
        <w:t>Perhaps the existing custom authentication system with Firebase Authentication to simplify and secure the process of user login, registration, and session management. This is much easier, probably more feasible and is used as a solution in industry</w:t>
      </w:r>
    </w:p>
  </w:comment>
  <w:comment w:id="15" w:author="Author" w:initials="A">
    <w:p w14:paraId="7A494505" w14:textId="77777777" w:rsidR="00431D1C" w:rsidRDefault="00431D1C">
      <w:pPr>
        <w:widowControl w:val="0"/>
        <w:pBdr>
          <w:top w:val="nil"/>
          <w:left w:val="nil"/>
          <w:bottom w:val="nil"/>
          <w:right w:val="nil"/>
          <w:between w:val="nil"/>
        </w:pBdr>
        <w:spacing w:line="240" w:lineRule="auto"/>
        <w:rPr>
          <w:color w:val="000000"/>
        </w:rPr>
      </w:pPr>
      <w:r>
        <w:rPr>
          <w:color w:val="000000"/>
        </w:rPr>
        <w:t>Leaderboard should have these functions but consider only having to retrieve (send/update) after a match has concluded instead of regularly sending over the stored leaderboard data. Or am I not understanding this correctly?</w:t>
      </w:r>
    </w:p>
    <w:p w14:paraId="67E9C51A" w14:textId="77777777" w:rsidR="00431D1C" w:rsidRDefault="00431D1C">
      <w:pPr>
        <w:widowControl w:val="0"/>
        <w:pBdr>
          <w:top w:val="nil"/>
          <w:left w:val="nil"/>
          <w:bottom w:val="nil"/>
          <w:right w:val="nil"/>
          <w:between w:val="nil"/>
        </w:pBdr>
        <w:spacing w:line="240" w:lineRule="auto"/>
        <w:rPr>
          <w:color w:val="000000"/>
        </w:rPr>
      </w:pPr>
    </w:p>
    <w:p w14:paraId="0E3B730E" w14:textId="77777777" w:rsidR="00431D1C" w:rsidRDefault="00431D1C">
      <w:pPr>
        <w:widowControl w:val="0"/>
        <w:pBdr>
          <w:top w:val="nil"/>
          <w:left w:val="nil"/>
          <w:bottom w:val="nil"/>
          <w:right w:val="nil"/>
          <w:between w:val="nil"/>
        </w:pBdr>
        <w:spacing w:line="240" w:lineRule="auto"/>
        <w:rPr>
          <w:color w:val="000000"/>
        </w:rPr>
      </w:pPr>
      <w:r>
        <w:rPr>
          <w:color w:val="000000"/>
        </w:rPr>
        <w:t>Decoding is a bit excessive, why send things in byte form when it can be stored in a map?</w:t>
      </w:r>
    </w:p>
  </w:comment>
  <w:comment w:id="22" w:author="Author" w:initials="A">
    <w:p w14:paraId="19B99630" w14:textId="77777777" w:rsidR="00431D1C" w:rsidRDefault="00431D1C">
      <w:pPr>
        <w:widowControl w:val="0"/>
        <w:pBdr>
          <w:top w:val="nil"/>
          <w:left w:val="nil"/>
          <w:bottom w:val="nil"/>
          <w:right w:val="nil"/>
          <w:between w:val="nil"/>
        </w:pBdr>
        <w:spacing w:line="240" w:lineRule="auto"/>
        <w:rPr>
          <w:color w:val="000000"/>
        </w:rPr>
      </w:pPr>
      <w:r>
        <w:rPr>
          <w:color w:val="000000"/>
        </w:rPr>
        <w:t>This didn't seem to add up to your structure diagram planning, there was no "Message" object class so make sure your diagram has that at least or edit your classes in the planning doc.</w:t>
      </w:r>
    </w:p>
  </w:comment>
  <w:comment w:id="23" w:author="Author" w:initials="A">
    <w:p w14:paraId="7FC36874" w14:textId="77777777" w:rsidR="00431D1C" w:rsidRDefault="00431D1C">
      <w:pPr>
        <w:widowControl w:val="0"/>
        <w:pBdr>
          <w:top w:val="nil"/>
          <w:left w:val="nil"/>
          <w:bottom w:val="nil"/>
          <w:right w:val="nil"/>
          <w:between w:val="nil"/>
        </w:pBdr>
        <w:spacing w:line="240" w:lineRule="auto"/>
        <w:rPr>
          <w:color w:val="000000"/>
        </w:rPr>
      </w:pPr>
      <w:r>
        <w:rPr>
          <w:color w:val="000000"/>
        </w:rPr>
        <w:t>I was going to suggest using a observer design pattern here but to be honest I think if this was a real world situation the plan to send game state over the network after every turn is pretty solid.</w:t>
      </w:r>
    </w:p>
  </w:comment>
  <w:comment w:id="24" w:author="Author" w:initials="A">
    <w:p w14:paraId="068B331D" w14:textId="77777777" w:rsidR="00431D1C" w:rsidRDefault="00431D1C">
      <w:pPr>
        <w:widowControl w:val="0"/>
        <w:pBdr>
          <w:top w:val="nil"/>
          <w:left w:val="nil"/>
          <w:bottom w:val="nil"/>
          <w:right w:val="nil"/>
          <w:between w:val="nil"/>
        </w:pBdr>
        <w:spacing w:line="240" w:lineRule="auto"/>
        <w:rPr>
          <w:color w:val="000000"/>
        </w:rPr>
      </w:pPr>
      <w:r>
        <w:rPr>
          <w:color w:val="000000"/>
        </w:rPr>
        <w:t>This is good but consider a termination method that checks if the conditions for termination has been met. It should be included here because it should be checked every time after a user has made a move.</w:t>
      </w:r>
    </w:p>
    <w:p w14:paraId="25349483" w14:textId="77777777" w:rsidR="00431D1C" w:rsidRDefault="00431D1C">
      <w:pPr>
        <w:widowControl w:val="0"/>
        <w:pBdr>
          <w:top w:val="nil"/>
          <w:left w:val="nil"/>
          <w:bottom w:val="nil"/>
          <w:right w:val="nil"/>
          <w:between w:val="nil"/>
        </w:pBdr>
        <w:spacing w:line="240" w:lineRule="auto"/>
        <w:rPr>
          <w:color w:val="000000"/>
        </w:rPr>
      </w:pPr>
    </w:p>
    <w:p w14:paraId="6D32292C" w14:textId="77777777" w:rsidR="00431D1C" w:rsidRDefault="00431D1C">
      <w:pPr>
        <w:widowControl w:val="0"/>
        <w:pBdr>
          <w:top w:val="nil"/>
          <w:left w:val="nil"/>
          <w:bottom w:val="nil"/>
          <w:right w:val="nil"/>
          <w:between w:val="nil"/>
        </w:pBdr>
        <w:spacing w:line="240" w:lineRule="auto"/>
        <w:rPr>
          <w:color w:val="000000"/>
        </w:rPr>
      </w:pPr>
      <w:r>
        <w:rPr>
          <w:color w:val="000000"/>
        </w:rPr>
        <w:t>For example, in a game like tictactoe, if there is a row of 3 x's o's, or the game is cat, the game will terminate.</w:t>
      </w:r>
    </w:p>
  </w:comment>
  <w:comment w:id="25" w:author="Author" w:initials="A">
    <w:p w14:paraId="3862770B" w14:textId="77777777" w:rsidR="00431D1C" w:rsidRDefault="00431D1C">
      <w:pPr>
        <w:widowControl w:val="0"/>
        <w:pBdr>
          <w:top w:val="nil"/>
          <w:left w:val="nil"/>
          <w:bottom w:val="nil"/>
          <w:right w:val="nil"/>
          <w:between w:val="nil"/>
        </w:pBdr>
        <w:spacing w:line="240" w:lineRule="auto"/>
        <w:rPr>
          <w:color w:val="000000"/>
        </w:rPr>
      </w:pPr>
      <w:r>
        <w:rPr>
          <w:color w:val="000000"/>
        </w:rPr>
        <w:t>Using a "main loop" for all of networking function isn't the best way to do this because it's hard to maintain, not to mention the loop has to be run anytime you need to access the database (bad running time).</w:t>
      </w:r>
    </w:p>
    <w:p w14:paraId="347DB6CA" w14:textId="77777777" w:rsidR="00431D1C" w:rsidRDefault="00431D1C">
      <w:pPr>
        <w:widowControl w:val="0"/>
        <w:pBdr>
          <w:top w:val="nil"/>
          <w:left w:val="nil"/>
          <w:bottom w:val="nil"/>
          <w:right w:val="nil"/>
          <w:between w:val="nil"/>
        </w:pBdr>
        <w:spacing w:line="240" w:lineRule="auto"/>
        <w:rPr>
          <w:color w:val="000000"/>
        </w:rPr>
      </w:pPr>
    </w:p>
    <w:p w14:paraId="55DA3C66" w14:textId="77777777" w:rsidR="00431D1C" w:rsidRDefault="00431D1C">
      <w:pPr>
        <w:widowControl w:val="0"/>
        <w:pBdr>
          <w:top w:val="nil"/>
          <w:left w:val="nil"/>
          <w:bottom w:val="nil"/>
          <w:right w:val="nil"/>
          <w:between w:val="nil"/>
        </w:pBdr>
        <w:spacing w:line="240" w:lineRule="auto"/>
        <w:rPr>
          <w:color w:val="000000"/>
        </w:rPr>
      </w:pPr>
      <w:r>
        <w:rPr>
          <w:color w:val="000000"/>
        </w:rPr>
        <w:t>Consider using a singleton pattern because there's going to be multiple objects trying access the same network data. If there is no use of Singleton, you could run into problems where you have multiple classes trying to access the same data base being impossible because the database would reset every time a new person tries to access it.</w:t>
      </w:r>
    </w:p>
    <w:p w14:paraId="304BE6CE" w14:textId="77777777" w:rsidR="00431D1C" w:rsidRDefault="00431D1C">
      <w:pPr>
        <w:widowControl w:val="0"/>
        <w:pBdr>
          <w:top w:val="nil"/>
          <w:left w:val="nil"/>
          <w:bottom w:val="nil"/>
          <w:right w:val="nil"/>
          <w:between w:val="nil"/>
        </w:pBdr>
        <w:spacing w:line="240" w:lineRule="auto"/>
        <w:rPr>
          <w:color w:val="000000"/>
        </w:rPr>
      </w:pPr>
    </w:p>
    <w:p w14:paraId="6AE226D4" w14:textId="77777777" w:rsidR="00431D1C" w:rsidRDefault="00431D1C">
      <w:pPr>
        <w:widowControl w:val="0"/>
        <w:pBdr>
          <w:top w:val="nil"/>
          <w:left w:val="nil"/>
          <w:bottom w:val="nil"/>
          <w:right w:val="nil"/>
          <w:between w:val="nil"/>
        </w:pBdr>
        <w:spacing w:line="240" w:lineRule="auto"/>
        <w:rPr>
          <w:color w:val="000000"/>
        </w:rPr>
      </w:pPr>
    </w:p>
    <w:p w14:paraId="00F8837D" w14:textId="77777777" w:rsidR="00431D1C" w:rsidRDefault="00431D1C">
      <w:pPr>
        <w:widowControl w:val="0"/>
        <w:pBdr>
          <w:top w:val="nil"/>
          <w:left w:val="nil"/>
          <w:bottom w:val="nil"/>
          <w:right w:val="nil"/>
          <w:between w:val="nil"/>
        </w:pBdr>
        <w:spacing w:line="240" w:lineRule="auto"/>
        <w:rPr>
          <w:color w:val="000000"/>
        </w:rPr>
      </w:pPr>
      <w:r>
        <w:rPr>
          <w:color w:val="000000"/>
        </w:rPr>
        <w:t>Be careful with Singleton though, you could run into issues that happen when singleton is used if you make your networking code too complicated (Race condition, test writing, etc).</w:t>
      </w:r>
    </w:p>
  </w:comment>
  <w:comment w:id="26" w:author="Author" w:initials="A">
    <w:p w14:paraId="58D8F83F" w14:textId="77777777" w:rsidR="00431D1C" w:rsidRDefault="00431D1C">
      <w:pPr>
        <w:widowControl w:val="0"/>
        <w:pBdr>
          <w:top w:val="nil"/>
          <w:left w:val="nil"/>
          <w:bottom w:val="nil"/>
          <w:right w:val="nil"/>
          <w:between w:val="nil"/>
        </w:pBdr>
        <w:spacing w:line="240" w:lineRule="auto"/>
        <w:rPr>
          <w:color w:val="000000"/>
        </w:rPr>
      </w:pPr>
      <w:r>
        <w:rPr>
          <w:color w:val="000000"/>
        </w:rPr>
        <w:t>_Marked as resolved_</w:t>
      </w:r>
    </w:p>
  </w:comment>
  <w:comment w:id="27" w:author="Author" w:initials="A">
    <w:p w14:paraId="16B87EAE" w14:textId="77777777" w:rsidR="00431D1C" w:rsidRDefault="00431D1C">
      <w:pPr>
        <w:widowControl w:val="0"/>
        <w:pBdr>
          <w:top w:val="nil"/>
          <w:left w:val="nil"/>
          <w:bottom w:val="nil"/>
          <w:right w:val="nil"/>
          <w:between w:val="nil"/>
        </w:pBdr>
        <w:spacing w:line="240" w:lineRule="auto"/>
        <w:rPr>
          <w:color w:val="000000"/>
        </w:rPr>
      </w:pPr>
      <w:r>
        <w:rPr>
          <w:color w:val="000000"/>
        </w:rPr>
        <w:t>_Re-opened_</w:t>
      </w:r>
    </w:p>
  </w:comment>
  <w:comment w:id="28" w:author="Author" w:initials="A">
    <w:p w14:paraId="3EE08678" w14:textId="77777777" w:rsidR="00431D1C" w:rsidRDefault="00431D1C">
      <w:pPr>
        <w:widowControl w:val="0"/>
        <w:pBdr>
          <w:top w:val="nil"/>
          <w:left w:val="nil"/>
          <w:bottom w:val="nil"/>
          <w:right w:val="nil"/>
          <w:between w:val="nil"/>
        </w:pBdr>
        <w:spacing w:line="240" w:lineRule="auto"/>
        <w:rPr>
          <w:color w:val="000000"/>
        </w:rPr>
      </w:pPr>
      <w:r>
        <w:rPr>
          <w:color w:val="000000"/>
        </w:rPr>
        <w:t>_Marked as resolved_</w:t>
      </w:r>
    </w:p>
  </w:comment>
  <w:comment w:id="29" w:author="Author" w:initials="A">
    <w:p w14:paraId="46937858" w14:textId="77777777" w:rsidR="00431D1C" w:rsidRDefault="00431D1C">
      <w:pPr>
        <w:widowControl w:val="0"/>
        <w:pBdr>
          <w:top w:val="nil"/>
          <w:left w:val="nil"/>
          <w:bottom w:val="nil"/>
          <w:right w:val="nil"/>
          <w:between w:val="nil"/>
        </w:pBdr>
        <w:spacing w:line="240" w:lineRule="auto"/>
        <w:rPr>
          <w:color w:val="000000"/>
        </w:rPr>
      </w:pPr>
      <w:r>
        <w:rPr>
          <w:color w:val="000000"/>
        </w:rPr>
        <w:t>_Re-opened_</w:t>
      </w:r>
    </w:p>
  </w:comment>
  <w:comment w:id="30" w:author="Author" w:initials="A">
    <w:p w14:paraId="227C9E23" w14:textId="77777777" w:rsidR="00431D1C" w:rsidRDefault="00431D1C">
      <w:pPr>
        <w:widowControl w:val="0"/>
        <w:pBdr>
          <w:top w:val="nil"/>
          <w:left w:val="nil"/>
          <w:bottom w:val="nil"/>
          <w:right w:val="nil"/>
          <w:between w:val="nil"/>
        </w:pBdr>
        <w:spacing w:line="240" w:lineRule="auto"/>
        <w:rPr>
          <w:color w:val="000000"/>
        </w:rPr>
      </w:pPr>
      <w:r>
        <w:rPr>
          <w:color w:val="000000"/>
        </w:rPr>
        <w:t>Because we are using stubs and not implementing an actual database, sending data in binary really is not needed. If you decide to use a singleton or just any java application (like what I suggested in your structure planning) you can just store things in the correct data types like strings, int's, etc.</w:t>
      </w:r>
    </w:p>
  </w:comment>
  <w:comment w:id="32" w:author="Author" w:initials="A">
    <w:p w14:paraId="21CB7A36" w14:textId="77777777" w:rsidR="00431D1C" w:rsidRDefault="00431D1C">
      <w:pPr>
        <w:widowControl w:val="0"/>
        <w:pBdr>
          <w:top w:val="nil"/>
          <w:left w:val="nil"/>
          <w:bottom w:val="nil"/>
          <w:right w:val="nil"/>
          <w:between w:val="nil"/>
        </w:pBdr>
        <w:spacing w:line="240" w:lineRule="auto"/>
        <w:rPr>
          <w:color w:val="000000"/>
        </w:rPr>
      </w:pPr>
      <w:r>
        <w:rPr>
          <w:color w:val="000000"/>
        </w:rPr>
        <w:t>So given the requirements of this project it probably would have been wise to lead with this. I will say that the effort to suggest your own networking protocol is commendable but it's simply to much work. Designing your own protocol is really a project in itself so it's usually wise even in industry to research a network library that works best for your project specifications.</w:t>
      </w:r>
    </w:p>
  </w:comment>
  <w:comment w:id="33" w:author="Author" w:initials="A">
    <w:p w14:paraId="161C26C3" w14:textId="77777777" w:rsidR="00431D1C" w:rsidRDefault="00431D1C">
      <w:pPr>
        <w:widowControl w:val="0"/>
        <w:pBdr>
          <w:top w:val="nil"/>
          <w:left w:val="nil"/>
          <w:bottom w:val="nil"/>
          <w:right w:val="nil"/>
          <w:between w:val="nil"/>
        </w:pBdr>
        <w:spacing w:line="240" w:lineRule="auto"/>
        <w:rPr>
          <w:color w:val="000000"/>
        </w:rPr>
      </w:pPr>
      <w:r>
        <w:rPr>
          <w:color w:val="000000"/>
        </w:rPr>
        <w:t>So for example if you want to implement TCP/UDP in java for your networking protocol then you could use performant libraries like Extasys.</w:t>
      </w:r>
    </w:p>
  </w:comment>
  <w:comment w:id="34" w:author="Author" w:initials="A">
    <w:p w14:paraId="5107C2B5" w14:textId="77777777" w:rsidR="00431D1C" w:rsidRDefault="00431D1C">
      <w:pPr>
        <w:widowControl w:val="0"/>
        <w:pBdr>
          <w:top w:val="nil"/>
          <w:left w:val="nil"/>
          <w:bottom w:val="nil"/>
          <w:right w:val="nil"/>
          <w:between w:val="nil"/>
        </w:pBdr>
        <w:spacing w:line="240" w:lineRule="auto"/>
        <w:rPr>
          <w:color w:val="000000"/>
        </w:rPr>
      </w:pPr>
      <w:r>
        <w:rPr>
          <w:color w:val="000000"/>
        </w:rPr>
        <w:t>Temporary Note: I feel like this is a little weird, like i think the networking class itself can just do all of this? What do y'all think?</w:t>
      </w:r>
    </w:p>
  </w:comment>
  <w:comment w:id="35" w:author="Author" w:initials="A">
    <w:p w14:paraId="31C5789D" w14:textId="77777777" w:rsidR="00431D1C" w:rsidRDefault="00431D1C">
      <w:pPr>
        <w:widowControl w:val="0"/>
        <w:pBdr>
          <w:top w:val="nil"/>
          <w:left w:val="nil"/>
          <w:bottom w:val="nil"/>
          <w:right w:val="nil"/>
          <w:between w:val="nil"/>
        </w:pBdr>
        <w:spacing w:line="240" w:lineRule="auto"/>
        <w:rPr>
          <w:color w:val="000000"/>
        </w:rPr>
      </w:pPr>
      <w:r>
        <w:rPr>
          <w:color w:val="000000"/>
        </w:rPr>
        <w:t>Dealing with your servers at such a low level seems overkill, I don't know if it is for certain because Im not adequetly informed on this. However Im sure there are libraries that abstract this way.</w:t>
      </w:r>
    </w:p>
  </w:comment>
  <w:comment w:id="36" w:author="Author" w:initials="A">
    <w:p w14:paraId="7FB0F739" w14:textId="77777777" w:rsidR="00431D1C" w:rsidRDefault="00431D1C">
      <w:pPr>
        <w:widowControl w:val="0"/>
        <w:pBdr>
          <w:top w:val="nil"/>
          <w:left w:val="nil"/>
          <w:bottom w:val="nil"/>
          <w:right w:val="nil"/>
          <w:between w:val="nil"/>
        </w:pBdr>
        <w:spacing w:line="240" w:lineRule="auto"/>
        <w:rPr>
          <w:color w:val="000000"/>
        </w:rPr>
      </w:pPr>
      <w:r>
        <w:rPr>
          <w:color w:val="000000"/>
        </w:rPr>
        <w:t>This is a bit of a risk. Using so many loops will make debugging and coding difficult. Be mindful of how much time you have to code.</w:t>
      </w:r>
    </w:p>
  </w:comment>
  <w:comment w:id="39" w:author="Author" w:initials="A">
    <w:p w14:paraId="1B98BEBE"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It seems your structure diagram classes are on the right track, however you have some implementations to your classes that aren't the best way to do some of it. Overall, well done though.</w:t>
      </w:r>
    </w:p>
  </w:comment>
  <w:comment w:id="40" w:author="Author" w:initials="A">
    <w:p w14:paraId="4DDA43E2"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This classes objective is good.</w:t>
      </w:r>
    </w:p>
    <w:p w14:paraId="496B0C2B" w14:textId="77777777" w:rsidR="00431D1C" w:rsidRDefault="00431D1C">
      <w:pPr>
        <w:widowControl w:val="0"/>
        <w:pBdr>
          <w:top w:val="nil"/>
          <w:left w:val="nil"/>
          <w:bottom w:val="nil"/>
          <w:right w:val="nil"/>
          <w:between w:val="nil"/>
        </w:pBdr>
        <w:rPr>
          <w:rFonts w:ascii="Arial" w:eastAsia="Arial" w:hAnsi="Arial" w:cs="Arial"/>
          <w:color w:val="000000"/>
        </w:rPr>
      </w:pPr>
    </w:p>
    <w:p w14:paraId="2ABEAA02"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However, consider using a singleton pattern for this kind of class because its a network and there's going to be multiple objects trying access the same network data. If there is no use of Singleton, you could run into problems where you have multiple classes trying to access the same data base being impossible because the database would reset every time a new person tries to access it.</w:t>
      </w:r>
    </w:p>
    <w:p w14:paraId="6F8CE724" w14:textId="77777777" w:rsidR="00431D1C" w:rsidRDefault="00431D1C">
      <w:pPr>
        <w:widowControl w:val="0"/>
        <w:pBdr>
          <w:top w:val="nil"/>
          <w:left w:val="nil"/>
          <w:bottom w:val="nil"/>
          <w:right w:val="nil"/>
          <w:between w:val="nil"/>
        </w:pBdr>
        <w:rPr>
          <w:rFonts w:ascii="Arial" w:eastAsia="Arial" w:hAnsi="Arial" w:cs="Arial"/>
          <w:color w:val="000000"/>
        </w:rPr>
      </w:pPr>
    </w:p>
    <w:p w14:paraId="0B8C36CF"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Be careful with Singleton though, you could run into issues that happen when singleton is used if you make your networking code too complicated (Race condition, test writing, etc).</w:t>
      </w:r>
    </w:p>
  </w:comment>
  <w:comment w:id="41" w:author="Author" w:initials="A">
    <w:p w14:paraId="1D1F57E0"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I'd also like to add to Hannah's point that this would serve better as a singleton to avoid multiple classes accessing the same database. By using a singleton, it helps maintain consistency especially if it's going to be interacting with shared resources</w:t>
      </w:r>
    </w:p>
  </w:comment>
  <w:comment w:id="42" w:author="Author" w:initials="A">
    <w:p w14:paraId="567AFA73"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So to reiterate if you mention using multi-threading why is there a need to use loops to handle the network. Remember to use multiple threads is to handle each client connection independently.</w:t>
      </w:r>
    </w:p>
  </w:comment>
  <w:comment w:id="43" w:author="Author" w:initials="A">
    <w:p w14:paraId="46E6F1F5"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Perhaps using Firebase here would help you guys a lot and simplify things. But regardless this plan seems good just said this cause it would make your life easier</w:t>
      </w:r>
    </w:p>
  </w:comment>
  <w:comment w:id="44" w:author="Author" w:initials="A">
    <w:p w14:paraId="24DD183A"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Good. Make sure that it can interact with the data base from multiple clients and that the database will store other accounts (singleton pattern!!).</w:t>
      </w:r>
    </w:p>
  </w:comment>
  <w:comment w:id="45" w:author="Author" w:initials="A">
    <w:p w14:paraId="50F722D7"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This is good. </w:t>
      </w:r>
    </w:p>
    <w:p w14:paraId="34006DAB" w14:textId="77777777" w:rsidR="00431D1C" w:rsidRDefault="00431D1C">
      <w:pPr>
        <w:widowControl w:val="0"/>
        <w:pBdr>
          <w:top w:val="nil"/>
          <w:left w:val="nil"/>
          <w:bottom w:val="nil"/>
          <w:right w:val="nil"/>
          <w:between w:val="nil"/>
        </w:pBdr>
        <w:rPr>
          <w:rFonts w:ascii="Arial" w:eastAsia="Arial" w:hAnsi="Arial" w:cs="Arial"/>
          <w:color w:val="000000"/>
        </w:rPr>
      </w:pPr>
    </w:p>
    <w:p w14:paraId="0F7C119D"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if this is interacting with a matchmaking system, consider have a matchmaking class. It will make your work a lot more organized.</w:t>
      </w:r>
    </w:p>
  </w:comment>
  <w:comment w:id="46" w:author="Author" w:initials="A">
    <w:p w14:paraId="25BC7B5E"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Are you referring to binary? If so, I'm not too sure how you would implement this because then you would need to list the binary for every letter/symbol. This seems a little complicated for a simple game, a bigger app with a higher level system would probably use this. For this though, its a lot easier to just stick with strings.</w:t>
      </w:r>
    </w:p>
  </w:comment>
  <w:comment w:id="47" w:author="Author" w:initials="A">
    <w:p w14:paraId="4AD59BFD"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It's also unlikely you would finish this in the time if you decide to use binary for all your data because you would then need to implement decoding of this data for everything, not to mention your coding team would need to understand what all this binary means to process data and such. It would just be a lot easier to send data in its correct data types.</w:t>
      </w:r>
    </w:p>
  </w:comment>
  <w:comment w:id="48" w:author="Author" w:initials="A">
    <w:p w14:paraId="7FCE26C0"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This should also handle termination too, yes?</w:t>
      </w:r>
    </w:p>
    <w:p w14:paraId="22B19EE5" w14:textId="77777777" w:rsidR="00431D1C" w:rsidRDefault="00431D1C">
      <w:pPr>
        <w:widowControl w:val="0"/>
        <w:pBdr>
          <w:top w:val="nil"/>
          <w:left w:val="nil"/>
          <w:bottom w:val="nil"/>
          <w:right w:val="nil"/>
          <w:between w:val="nil"/>
        </w:pBdr>
        <w:rPr>
          <w:rFonts w:ascii="Arial" w:eastAsia="Arial" w:hAnsi="Arial" w:cs="Arial"/>
          <w:color w:val="000000"/>
        </w:rPr>
      </w:pPr>
    </w:p>
    <w:p w14:paraId="13297682"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make sure it can terminate so the game will end under certain conditions.</w:t>
      </w:r>
    </w:p>
  </w:comment>
  <w:comment w:id="49" w:author="Author" w:initials="A">
    <w:p w14:paraId="38B41F5C"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This class is bit weird, why have the networking class do the exact same thing and have this class too? </w:t>
      </w:r>
    </w:p>
    <w:p w14:paraId="7123E6DC" w14:textId="77777777" w:rsidR="00431D1C" w:rsidRDefault="00431D1C">
      <w:pPr>
        <w:widowControl w:val="0"/>
        <w:pBdr>
          <w:top w:val="nil"/>
          <w:left w:val="nil"/>
          <w:bottom w:val="nil"/>
          <w:right w:val="nil"/>
          <w:between w:val="nil"/>
        </w:pBdr>
        <w:rPr>
          <w:rFonts w:ascii="Arial" w:eastAsia="Arial" w:hAnsi="Arial" w:cs="Arial"/>
          <w:color w:val="000000"/>
        </w:rPr>
      </w:pPr>
    </w:p>
    <w:p w14:paraId="095C68FB"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Two looping classes basically doing the same thing is very inefficient and as mentioned above, using loops for all of networking function is hard to maintain not to mention a worse running time. </w:t>
      </w:r>
    </w:p>
    <w:p w14:paraId="39341DC1" w14:textId="77777777" w:rsidR="00431D1C" w:rsidRDefault="00431D1C">
      <w:pPr>
        <w:widowControl w:val="0"/>
        <w:pBdr>
          <w:top w:val="nil"/>
          <w:left w:val="nil"/>
          <w:bottom w:val="nil"/>
          <w:right w:val="nil"/>
          <w:between w:val="nil"/>
        </w:pBdr>
        <w:rPr>
          <w:rFonts w:ascii="Arial" w:eastAsia="Arial" w:hAnsi="Arial" w:cs="Arial"/>
          <w:color w:val="000000"/>
        </w:rPr>
      </w:pPr>
    </w:p>
    <w:p w14:paraId="1F665446"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Consider changing this to a Matchmaking Manager that will handle matchmaking because that seems to be the only thing this class does extra compared to the networking one based on this description.</w:t>
      </w:r>
    </w:p>
  </w:comment>
  <w:comment w:id="50" w:author="Author" w:initials="A">
    <w:p w14:paraId="33BBCF22"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I see that this class will be the backbone of the networking module. It covers all the core functionalities but that might be an issue as it can become very complex. Having a main networking loop with all the functionalities can get overly complex which can make maintenance hard. A singleton would help streamline and maintain consistency or maybe offload some specific responsibilities to a more focused class.</w:t>
      </w:r>
    </w:p>
  </w:comment>
  <w:comment w:id="51" w:author="Author" w:initials="A">
    <w:p w14:paraId="47060CB0"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Since we know the group is trying multiple clients are connecting to a server, you can use threads or processes to manage each client connection independently which eliminates the need to have so many loops here. Or a singleton class for simplicity but the loop idea feels hard to implement and an almost certainly hard to debug</w:t>
      </w:r>
    </w:p>
  </w:comment>
  <w:comment w:id="52" w:author="Author" w:initials="A">
    <w:p w14:paraId="4E21A4C3"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Good! matches with the description above. These main methods cover data transmission tasks</w:t>
      </w:r>
    </w:p>
  </w:comment>
  <w:comment w:id="53" w:author="Author" w:initials="A">
    <w:p w14:paraId="7BBAAB19"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As Nathan mentioned, having multiple loops seems complex. Could we potentially integrate this method's functionality somehow just so things dont get as complex? Also, I dont quite understand what this preLoop() function does.</w:t>
      </w:r>
    </w:p>
  </w:comment>
  <w:comment w:id="54" w:author="Author" w:initials="A">
    <w:p w14:paraId="4342CB41"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Could you elaborate on this? How do we determine which messages belong to which player? Let's say Player A and Player B are chatting. Since there is only one queue, how do I know which message belongs to whom? If Player A sends five messages in a row, how do I identify that 1) all five messages are from Player A, and 2) which specific messages belong to Player A?</w:t>
      </w:r>
    </w:p>
  </w:comment>
  <w:comment w:id="55" w:author="Author" w:initials="A">
    <w:p w14:paraId="747C491D" w14:textId="77777777" w:rsidR="00431D1C" w:rsidRDefault="00431D1C">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this is good. As mentioned above, consider having a method somewhere that will handle terminating the game once certain conditions are met. Or have it in your networking class because I see at start() method there.</w:t>
      </w:r>
    </w:p>
  </w:comment>
  <w:comment w:id="56" w:author="Author" w:initials="A">
    <w:p w14:paraId="2B70B4CF" w14:textId="77777777" w:rsidR="00431D1C" w:rsidRDefault="00431D1C">
      <w:pPr>
        <w:widowControl w:val="0"/>
        <w:pBdr>
          <w:top w:val="nil"/>
          <w:left w:val="nil"/>
          <w:bottom w:val="nil"/>
          <w:right w:val="nil"/>
          <w:between w:val="nil"/>
        </w:pBdr>
        <w:spacing w:line="240" w:lineRule="auto"/>
        <w:rPr>
          <w:color w:val="000000"/>
        </w:rPr>
      </w:pPr>
      <w:r>
        <w:rPr>
          <w:color w:val="000000"/>
        </w:rPr>
        <w:t>Good! Java provides a class for InetAddress so it provides an easy way to handle IP addresses and it is needed for socket endpoint identification</w:t>
      </w:r>
    </w:p>
  </w:comment>
  <w:comment w:id="57" w:author="Author" w:initials="A">
    <w:p w14:paraId="1DD52A8A" w14:textId="77777777" w:rsidR="00431D1C" w:rsidRDefault="00431D1C">
      <w:pPr>
        <w:widowControl w:val="0"/>
        <w:pBdr>
          <w:top w:val="nil"/>
          <w:left w:val="nil"/>
          <w:bottom w:val="nil"/>
          <w:right w:val="nil"/>
          <w:between w:val="nil"/>
        </w:pBdr>
        <w:spacing w:line="240" w:lineRule="auto"/>
        <w:rPr>
          <w:color w:val="000000"/>
        </w:rPr>
      </w:pPr>
      <w:r>
        <w:rPr>
          <w:color w:val="000000"/>
        </w:rPr>
        <w:t>I totally agree as INetAddress class abstracts most of the functionality needed to work with IP addresses. Java will automatically select between Inet4Address and Inet6Address so we don't need to worry too much about that.</w:t>
      </w:r>
    </w:p>
  </w:comment>
  <w:comment w:id="58" w:author="Author" w:initials="A">
    <w:p w14:paraId="15CDB299" w14:textId="77777777" w:rsidR="00431D1C" w:rsidRDefault="00431D1C">
      <w:pPr>
        <w:widowControl w:val="0"/>
        <w:pBdr>
          <w:top w:val="nil"/>
          <w:left w:val="nil"/>
          <w:bottom w:val="nil"/>
          <w:right w:val="nil"/>
          <w:between w:val="nil"/>
        </w:pBdr>
        <w:spacing w:line="240" w:lineRule="auto"/>
        <w:rPr>
          <w:color w:val="000000"/>
        </w:rPr>
      </w:pPr>
      <w:r>
        <w:rPr>
          <w:color w:val="000000"/>
        </w:rPr>
        <w:t>I agree as these main entities are essential and allowing them to communicate with each other via network sockets is the right idea to do!</w:t>
      </w:r>
    </w:p>
  </w:comment>
  <w:comment w:id="59" w:author="Author" w:initials="A">
    <w:p w14:paraId="0F494F7B" w14:textId="77777777" w:rsidR="00431D1C" w:rsidRDefault="00431D1C">
      <w:pPr>
        <w:widowControl w:val="0"/>
        <w:pBdr>
          <w:top w:val="nil"/>
          <w:left w:val="nil"/>
          <w:bottom w:val="nil"/>
          <w:right w:val="nil"/>
          <w:between w:val="nil"/>
        </w:pBdr>
        <w:spacing w:line="240" w:lineRule="auto"/>
        <w:rPr>
          <w:color w:val="000000"/>
        </w:rPr>
      </w:pPr>
      <w:r>
        <w:rPr>
          <w:color w:val="000000"/>
        </w:rPr>
        <w:t>Yes! This will help identify which port the server listens to.</w:t>
      </w:r>
    </w:p>
  </w:comment>
  <w:comment w:id="60" w:author="Author" w:initials="A">
    <w:p w14:paraId="0A7AE87F" w14:textId="77777777" w:rsidR="00431D1C" w:rsidRDefault="00431D1C">
      <w:pPr>
        <w:widowControl w:val="0"/>
        <w:pBdr>
          <w:top w:val="nil"/>
          <w:left w:val="nil"/>
          <w:bottom w:val="nil"/>
          <w:right w:val="nil"/>
          <w:between w:val="nil"/>
        </w:pBdr>
        <w:spacing w:line="240" w:lineRule="auto"/>
        <w:rPr>
          <w:color w:val="000000"/>
        </w:rPr>
      </w:pPr>
      <w:r>
        <w:rPr>
          <w:color w:val="000000"/>
        </w:rPr>
        <w:t>I like this as it clearly asks the user if it should act as a server or client</w:t>
      </w:r>
    </w:p>
  </w:comment>
  <w:comment w:id="61" w:author="Author" w:initials="A">
    <w:p w14:paraId="2835F634" w14:textId="77777777" w:rsidR="00431D1C" w:rsidRDefault="00431D1C">
      <w:pPr>
        <w:widowControl w:val="0"/>
        <w:pBdr>
          <w:top w:val="nil"/>
          <w:left w:val="nil"/>
          <w:bottom w:val="nil"/>
          <w:right w:val="nil"/>
          <w:between w:val="nil"/>
        </w:pBdr>
        <w:spacing w:line="240" w:lineRule="auto"/>
        <w:rPr>
          <w:color w:val="000000"/>
        </w:rPr>
      </w:pPr>
      <w:r>
        <w:rPr>
          <w:color w:val="000000"/>
        </w:rPr>
        <w:t>I don't want to be too nitpicky but it would be nice to have some notes or clarification of what the client behaviour would do as it is just left with "TODO"</w:t>
      </w:r>
    </w:p>
  </w:comment>
  <w:comment w:id="62" w:author="Author" w:initials="A">
    <w:p w14:paraId="3932E6DB" w14:textId="77777777" w:rsidR="00431D1C" w:rsidRDefault="00431D1C">
      <w:pPr>
        <w:widowControl w:val="0"/>
        <w:pBdr>
          <w:top w:val="nil"/>
          <w:left w:val="nil"/>
          <w:bottom w:val="nil"/>
          <w:right w:val="nil"/>
          <w:between w:val="nil"/>
        </w:pBdr>
        <w:spacing w:line="240" w:lineRule="auto"/>
        <w:rPr>
          <w:color w:val="000000"/>
        </w:rPr>
      </w:pPr>
      <w:r>
        <w:rPr>
          <w:color w:val="000000"/>
        </w:rPr>
        <w:t>Maybe adding a MyClient class could help show the two-way communication fully as I can totally see the vision with the server but on the client end it's pretty vague and ambiguous</w:t>
      </w:r>
    </w:p>
  </w:comment>
  <w:comment w:id="63" w:author="Author" w:initials="A">
    <w:p w14:paraId="70CF41B6" w14:textId="77777777" w:rsidR="00431D1C" w:rsidRDefault="00431D1C">
      <w:pPr>
        <w:widowControl w:val="0"/>
        <w:pBdr>
          <w:top w:val="nil"/>
          <w:left w:val="nil"/>
          <w:bottom w:val="nil"/>
          <w:right w:val="nil"/>
          <w:between w:val="nil"/>
        </w:pBdr>
        <w:spacing w:line="240" w:lineRule="auto"/>
        <w:rPr>
          <w:color w:val="000000"/>
        </w:rPr>
      </w:pPr>
      <w:r>
        <w:rPr>
          <w:color w:val="000000"/>
        </w:rPr>
        <w:t>This is great and I liked how the comments provided clarity of what the code will do. I see the essential steps of what the server is doing as ServerSocket creates a server that listens on that specified port. severSocket.accept() waits for a client to connect, and once it is connected, it will send a Socket object to the server which contains the client IP [from getInetAddress.().getHostAddress()] and the client port [from getPort()]. I see that you covered receiving messages from BufferedReader and InputStreamReader</w:t>
      </w:r>
    </w:p>
  </w:comment>
  <w:comment w:id="64" w:author="Author" w:initials="A">
    <w:p w14:paraId="5A18E15F" w14:textId="77777777" w:rsidR="00431D1C" w:rsidRDefault="00431D1C">
      <w:pPr>
        <w:widowControl w:val="0"/>
        <w:pBdr>
          <w:top w:val="nil"/>
          <w:left w:val="nil"/>
          <w:bottom w:val="nil"/>
          <w:right w:val="nil"/>
          <w:between w:val="nil"/>
        </w:pBdr>
        <w:spacing w:line="240" w:lineRule="auto"/>
        <w:rPr>
          <w:color w:val="000000"/>
        </w:rPr>
      </w:pPr>
      <w:r>
        <w:rPr>
          <w:color w:val="000000"/>
        </w:rPr>
        <w:t>It does cover exceptions, but only IO exceptions. As a suggestion, I would add specific error handling to handle specific network errors which would help reliability.</w:t>
      </w:r>
    </w:p>
  </w:comment>
  <w:comment w:id="68" w:author="Author" w:initials="A">
    <w:p w14:paraId="3AE19763" w14:textId="77777777" w:rsidR="00431D1C" w:rsidRDefault="00431D1C">
      <w:pPr>
        <w:widowControl w:val="0"/>
        <w:pBdr>
          <w:top w:val="nil"/>
          <w:left w:val="nil"/>
          <w:bottom w:val="nil"/>
          <w:right w:val="nil"/>
          <w:between w:val="nil"/>
        </w:pBdr>
        <w:spacing w:line="240" w:lineRule="auto"/>
        <w:rPr>
          <w:color w:val="000000"/>
        </w:rPr>
      </w:pPr>
      <w:r>
        <w:rPr>
          <w:color w:val="000000"/>
        </w:rPr>
        <w:t>We aren't exactly sure of the purpose of this document. It seems to contain a lot of unnecessary and excessive information. Is it planned to be implemented throughout the project’s lifecycle? If so, what is planned to be implemented? There is no mention of any such plan. To us, this document seems more like an information dump, and we are finding it difficult to understand what value it adds to an observer of the project.</w:t>
      </w:r>
    </w:p>
    <w:p w14:paraId="7B79960A" w14:textId="77777777" w:rsidR="00431D1C" w:rsidRDefault="00431D1C">
      <w:pPr>
        <w:widowControl w:val="0"/>
        <w:pBdr>
          <w:top w:val="nil"/>
          <w:left w:val="nil"/>
          <w:bottom w:val="nil"/>
          <w:right w:val="nil"/>
          <w:between w:val="nil"/>
        </w:pBdr>
        <w:spacing w:line="240" w:lineRule="auto"/>
        <w:rPr>
          <w:color w:val="000000"/>
        </w:rPr>
      </w:pPr>
    </w:p>
    <w:p w14:paraId="027DFF1D" w14:textId="77777777" w:rsidR="00431D1C" w:rsidRDefault="00431D1C">
      <w:pPr>
        <w:widowControl w:val="0"/>
        <w:pBdr>
          <w:top w:val="nil"/>
          <w:left w:val="nil"/>
          <w:bottom w:val="nil"/>
          <w:right w:val="nil"/>
          <w:between w:val="nil"/>
        </w:pBdr>
        <w:spacing w:line="240" w:lineRule="auto"/>
        <w:rPr>
          <w:color w:val="000000"/>
        </w:rPr>
      </w:pPr>
      <w:r>
        <w:rPr>
          <w:color w:val="000000"/>
        </w:rPr>
        <w:t>Some parts of this document do contain valuable information, such as on websockets and multithreading, while others seem unnecessary and appear to be included only for show (such as GraphQL). We acknowledge that the author at least considered and mentioned future iterations; however, we believe that much of the resources allocated towards creating this document were spent poorly.</w:t>
      </w:r>
    </w:p>
  </w:comment>
  <w:comment w:id="69" w:author="Author" w:initials="A">
    <w:p w14:paraId="36B0AA37" w14:textId="77777777" w:rsidR="00431D1C" w:rsidRDefault="00431D1C">
      <w:pPr>
        <w:widowControl w:val="0"/>
        <w:pBdr>
          <w:top w:val="nil"/>
          <w:left w:val="nil"/>
          <w:bottom w:val="nil"/>
          <w:right w:val="nil"/>
          <w:between w:val="nil"/>
        </w:pBdr>
        <w:spacing w:line="240" w:lineRule="auto"/>
        <w:rPr>
          <w:color w:val="000000"/>
        </w:rPr>
      </w:pPr>
      <w:r>
        <w:rPr>
          <w:color w:val="000000"/>
        </w:rPr>
        <w:t>To add the document as aforementioned touches on a few features that would contribute to the quality of the product. But this information does not seem to be part of a coherent system, in other words we don't see evidence of engineering here. It's a big info dump and as a stakeholder I would expect my developers to make this information relevant to my application, not just reguritate it. Overall this document seems redundant from a stakeholder perspecitive.</w:t>
      </w:r>
    </w:p>
  </w:comment>
  <w:comment w:id="70" w:author="Author" w:initials="A">
    <w:p w14:paraId="327EE00B" w14:textId="77777777" w:rsidR="00431D1C" w:rsidRDefault="00431D1C">
      <w:pPr>
        <w:widowControl w:val="0"/>
        <w:pBdr>
          <w:top w:val="nil"/>
          <w:left w:val="nil"/>
          <w:bottom w:val="nil"/>
          <w:right w:val="nil"/>
          <w:between w:val="nil"/>
        </w:pBdr>
        <w:spacing w:line="240" w:lineRule="auto"/>
        <w:rPr>
          <w:color w:val="000000"/>
        </w:rPr>
      </w:pPr>
      <w:r>
        <w:rPr>
          <w:color w:val="000000"/>
        </w:rPr>
        <w:t>test</w:t>
      </w:r>
    </w:p>
  </w:comment>
  <w:comment w:id="71" w:author="Author" w:initials="A">
    <w:p w14:paraId="4865CB3B" w14:textId="77777777" w:rsidR="00431D1C" w:rsidRDefault="00431D1C">
      <w:pPr>
        <w:widowControl w:val="0"/>
        <w:pBdr>
          <w:top w:val="nil"/>
          <w:left w:val="nil"/>
          <w:bottom w:val="nil"/>
          <w:right w:val="nil"/>
          <w:between w:val="nil"/>
        </w:pBdr>
        <w:spacing w:line="240" w:lineRule="auto"/>
        <w:rPr>
          <w:color w:val="000000"/>
        </w:rPr>
      </w:pPr>
      <w:r>
        <w:rPr>
          <w:color w:val="000000"/>
        </w:rPr>
        <w:t>This is good. I'm very happy to see that the team is concerned with the idea of multithreading, as it is a necessary skill to know when developing an application of this type.</w:t>
      </w:r>
    </w:p>
  </w:comment>
  <w:comment w:id="72" w:author="Author" w:initials="A">
    <w:p w14:paraId="043269FC" w14:textId="77777777" w:rsidR="00431D1C" w:rsidRDefault="00431D1C">
      <w:pPr>
        <w:widowControl w:val="0"/>
        <w:pBdr>
          <w:top w:val="nil"/>
          <w:left w:val="nil"/>
          <w:bottom w:val="nil"/>
          <w:right w:val="nil"/>
          <w:between w:val="nil"/>
        </w:pBdr>
        <w:spacing w:line="240" w:lineRule="auto"/>
        <w:rPr>
          <w:color w:val="000000"/>
        </w:rPr>
      </w:pPr>
      <w:r>
        <w:rPr>
          <w:color w:val="000000"/>
        </w:rPr>
        <w:t>Good, but again, why not spend more time in this document developing this feature further, as it has strong potential? Here is where the team can detail which system design patterns and Java tools they will employ to implement this effectively</w:t>
      </w:r>
    </w:p>
  </w:comment>
  <w:comment w:id="73" w:author="Author" w:initials="A">
    <w:p w14:paraId="1D1889F8" w14:textId="77777777" w:rsidR="00431D1C" w:rsidRDefault="00431D1C">
      <w:pPr>
        <w:widowControl w:val="0"/>
        <w:pBdr>
          <w:top w:val="nil"/>
          <w:left w:val="nil"/>
          <w:bottom w:val="nil"/>
          <w:right w:val="nil"/>
          <w:between w:val="nil"/>
        </w:pBdr>
        <w:spacing w:line="240" w:lineRule="auto"/>
        <w:rPr>
          <w:color w:val="000000"/>
        </w:rPr>
      </w:pPr>
      <w:r>
        <w:rPr>
          <w:color w:val="000000"/>
        </w:rPr>
        <w:t>Why is there mention of Python's asyncio? Python is completely irrelevant to this project. The way this is written, it seems like it’s generated by AI...</w:t>
      </w:r>
    </w:p>
  </w:comment>
  <w:comment w:id="74" w:author="Author" w:initials="A">
    <w:p w14:paraId="5171A305" w14:textId="77777777" w:rsidR="00431D1C" w:rsidRDefault="00431D1C">
      <w:pPr>
        <w:widowControl w:val="0"/>
        <w:pBdr>
          <w:top w:val="nil"/>
          <w:left w:val="nil"/>
          <w:bottom w:val="nil"/>
          <w:right w:val="nil"/>
          <w:between w:val="nil"/>
        </w:pBdr>
        <w:spacing w:line="240" w:lineRule="auto"/>
        <w:rPr>
          <w:color w:val="000000"/>
        </w:rPr>
      </w:pPr>
      <w:r>
        <w:rPr>
          <w:color w:val="000000"/>
        </w:rPr>
        <w:t>Yes, this is true. However, this is not something that is really relevant to our product at this moment. Load testing would happen after we have already created a minimum viable product.</w:t>
      </w:r>
    </w:p>
  </w:comment>
  <w:comment w:id="75" w:author="Author" w:initials="A">
    <w:p w14:paraId="0F87CBF0" w14:textId="77777777" w:rsidR="00431D1C" w:rsidRDefault="00431D1C">
      <w:pPr>
        <w:widowControl w:val="0"/>
        <w:pBdr>
          <w:top w:val="nil"/>
          <w:left w:val="nil"/>
          <w:bottom w:val="nil"/>
          <w:right w:val="nil"/>
          <w:between w:val="nil"/>
        </w:pBdr>
        <w:spacing w:line="240" w:lineRule="auto"/>
        <w:rPr>
          <w:color w:val="000000"/>
        </w:rPr>
      </w:pPr>
      <w:r>
        <w:rPr>
          <w:color w:val="000000"/>
        </w:rPr>
        <w:t>This is a good idea because if the Websockets api architecture fails then the Restful API can handle the load. Really impressed with this provision, but it would be best if they develop the Websocket plan and then focus on scalability and reliability questions like they do here.</w:t>
      </w:r>
    </w:p>
  </w:comment>
  <w:comment w:id="76" w:author="Author" w:initials="A">
    <w:p w14:paraId="67A776D9" w14:textId="77777777" w:rsidR="00431D1C" w:rsidRDefault="00431D1C">
      <w:pPr>
        <w:widowControl w:val="0"/>
        <w:pBdr>
          <w:top w:val="nil"/>
          <w:left w:val="nil"/>
          <w:bottom w:val="nil"/>
          <w:right w:val="nil"/>
          <w:between w:val="nil"/>
        </w:pBdr>
        <w:spacing w:line="240" w:lineRule="auto"/>
        <w:rPr>
          <w:color w:val="000000"/>
        </w:rPr>
      </w:pPr>
      <w:r>
        <w:rPr>
          <w:color w:val="000000"/>
        </w:rPr>
        <w:t>Good idea about some tools that can be used to maintain and ensure user security and privacy. These are definitely key, Firebase came to mind reading this so it's a good plan overall for authentication .</w:t>
      </w:r>
    </w:p>
  </w:comment>
  <w:comment w:id="77" w:author="Author" w:initials="A">
    <w:p w14:paraId="1E8759AC" w14:textId="77777777" w:rsidR="00431D1C" w:rsidRDefault="00431D1C">
      <w:pPr>
        <w:widowControl w:val="0"/>
        <w:pBdr>
          <w:top w:val="nil"/>
          <w:left w:val="nil"/>
          <w:bottom w:val="nil"/>
          <w:right w:val="nil"/>
          <w:between w:val="nil"/>
        </w:pBdr>
        <w:spacing w:line="240" w:lineRule="auto"/>
        <w:rPr>
          <w:color w:val="000000"/>
        </w:rPr>
      </w:pPr>
      <w:r>
        <w:rPr>
          <w:color w:val="000000"/>
        </w:rPr>
        <w:t>It would help to get more information about how the WebSockets (stateful) and Rest API (stateless) work together to make this app work. Maybe this is to much given requirements, but since they are different api architectures more clarity would help</w:t>
      </w:r>
    </w:p>
  </w:comment>
  <w:comment w:id="78" w:author="Author" w:initials="A">
    <w:p w14:paraId="4987D21B" w14:textId="77777777" w:rsidR="00431D1C" w:rsidRDefault="00431D1C">
      <w:pPr>
        <w:widowControl w:val="0"/>
        <w:pBdr>
          <w:top w:val="nil"/>
          <w:left w:val="nil"/>
          <w:bottom w:val="nil"/>
          <w:right w:val="nil"/>
          <w:between w:val="nil"/>
        </w:pBdr>
        <w:spacing w:line="240" w:lineRule="auto"/>
        <w:rPr>
          <w:color w:val="000000"/>
        </w:rPr>
      </w:pPr>
      <w:r>
        <w:rPr>
          <w:color w:val="000000"/>
        </w:rPr>
        <w:t>From a stakeholder’s perspective, this touches on a positive aspect: how our API architecture can interact with our database, which aligns with the objectives of A1. However, the issue is that this idea, while interesting, isn’t critical and seems underdeveloped. The suggestion to implement both a RESTful server and a GraphQL server lacks depth in its justifications, making it feel somewhat superficial. While not a bad idea, it comes across as generated rather than thoughtfully planned.</w:t>
      </w:r>
    </w:p>
  </w:comment>
  <w:comment w:id="79" w:author="Author" w:initials="A">
    <w:p w14:paraId="7A943F9B" w14:textId="77777777" w:rsidR="00431D1C" w:rsidRDefault="00431D1C">
      <w:pPr>
        <w:widowControl w:val="0"/>
        <w:pBdr>
          <w:top w:val="nil"/>
          <w:left w:val="nil"/>
          <w:bottom w:val="nil"/>
          <w:right w:val="nil"/>
          <w:between w:val="nil"/>
        </w:pBdr>
        <w:spacing w:line="240" w:lineRule="auto"/>
        <w:rPr>
          <w:color w:val="000000"/>
        </w:rPr>
      </w:pPr>
      <w:r>
        <w:rPr>
          <w:color w:val="000000"/>
        </w:rPr>
        <w:t>UDP doesn’t need to be here. This demonstrates a clear lack of knowledge. The author doesn’t recognize that UDP is unnecessary for this project; in fact, since speed is not a priority, using a UDP connection would compromise reliability.</w:t>
      </w:r>
    </w:p>
  </w:comment>
  <w:comment w:id="80" w:author="Author" w:initials="A">
    <w:p w14:paraId="2459096F" w14:textId="77777777" w:rsidR="00431D1C" w:rsidRDefault="00431D1C">
      <w:pPr>
        <w:widowControl w:val="0"/>
        <w:pBdr>
          <w:top w:val="nil"/>
          <w:left w:val="nil"/>
          <w:bottom w:val="nil"/>
          <w:right w:val="nil"/>
          <w:between w:val="nil"/>
        </w:pBdr>
        <w:spacing w:line="240" w:lineRule="auto"/>
        <w:rPr>
          <w:color w:val="000000"/>
        </w:rPr>
      </w:pPr>
      <w:r>
        <w:rPr>
          <w:color w:val="000000"/>
        </w:rPr>
        <w:t>To add they mention the protocol selection and the tradeoffs. But it shouldn't be so generalized, the stakeholder needs to know what to use for their proposed application. But it's still a good question to ask and maybe it so good that the team can't do it justice given time and requirements for P1.</w:t>
      </w:r>
    </w:p>
  </w:comment>
  <w:comment w:id="81" w:author="Author" w:initials="A">
    <w:p w14:paraId="06CB9F00" w14:textId="77777777" w:rsidR="00431D1C" w:rsidRDefault="00431D1C">
      <w:pPr>
        <w:widowControl w:val="0"/>
        <w:pBdr>
          <w:top w:val="nil"/>
          <w:left w:val="nil"/>
          <w:bottom w:val="nil"/>
          <w:right w:val="nil"/>
          <w:between w:val="nil"/>
        </w:pBdr>
        <w:spacing w:line="240" w:lineRule="auto"/>
        <w:rPr>
          <w:color w:val="000000"/>
        </w:rPr>
      </w:pPr>
      <w:r>
        <w:rPr>
          <w:color w:val="000000"/>
        </w:rPr>
        <w:t>Again, why are non-Java libraries mentioned here? There is no need to understand these libraries because the client specifically mentioned that all work must be done in the Java language.</w:t>
      </w:r>
    </w:p>
  </w:comment>
  <w:comment w:id="82" w:author="Author" w:initials="A">
    <w:p w14:paraId="4C9F74E7" w14:textId="77777777" w:rsidR="00431D1C" w:rsidRDefault="00431D1C">
      <w:pPr>
        <w:widowControl w:val="0"/>
        <w:pBdr>
          <w:top w:val="nil"/>
          <w:left w:val="nil"/>
          <w:bottom w:val="nil"/>
          <w:right w:val="nil"/>
          <w:between w:val="nil"/>
        </w:pBdr>
        <w:spacing w:line="240" w:lineRule="auto"/>
        <w:rPr>
          <w:color w:val="000000"/>
        </w:rPr>
      </w:pPr>
      <w:r>
        <w:rPr>
          <w:color w:val="000000"/>
        </w:rPr>
        <w:t>This is good because it tries to tackle the problem of load testing which is an important part of building applications that a bunch of clients will use at the same time.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3025FD2" w15:done="0"/>
  <w15:commentEx w15:paraId="2D22AE3E" w15:done="0"/>
  <w15:commentEx w15:paraId="268347C8" w15:done="0"/>
  <w15:commentEx w15:paraId="15659388" w15:done="0"/>
  <w15:commentEx w15:paraId="5A0FF521" w15:done="0"/>
  <w15:commentEx w15:paraId="6078184E" w15:done="0"/>
  <w15:commentEx w15:paraId="0E3B730E" w15:done="0"/>
  <w15:commentEx w15:paraId="19B99630" w15:done="0"/>
  <w15:commentEx w15:paraId="7FC36874" w15:done="0"/>
  <w15:commentEx w15:paraId="6D32292C" w15:done="0"/>
  <w15:commentEx w15:paraId="00F8837D" w15:done="0"/>
  <w15:commentEx w15:paraId="58D8F83F" w15:done="0"/>
  <w15:commentEx w15:paraId="16B87EAE" w15:done="0"/>
  <w15:commentEx w15:paraId="3EE08678" w15:done="0"/>
  <w15:commentEx w15:paraId="46937858" w15:done="0"/>
  <w15:commentEx w15:paraId="227C9E23" w15:done="0"/>
  <w15:commentEx w15:paraId="21CB7A36" w15:done="0"/>
  <w15:commentEx w15:paraId="161C26C3" w15:done="0"/>
  <w15:commentEx w15:paraId="5107C2B5" w15:done="0"/>
  <w15:commentEx w15:paraId="31C5789D" w15:done="0"/>
  <w15:commentEx w15:paraId="7FB0F739" w15:done="0"/>
  <w15:commentEx w15:paraId="1B98BEBE" w15:done="0"/>
  <w15:commentEx w15:paraId="0B8C36CF" w15:done="0"/>
  <w15:commentEx w15:paraId="1D1F57E0" w15:paraIdParent="0B8C36CF" w15:done="0"/>
  <w15:commentEx w15:paraId="567AFA73" w15:done="0"/>
  <w15:commentEx w15:paraId="46E6F1F5" w15:done="0"/>
  <w15:commentEx w15:paraId="24DD183A" w15:done="0"/>
  <w15:commentEx w15:paraId="0F7C119D" w15:done="0"/>
  <w15:commentEx w15:paraId="25BC7B5E" w15:done="0"/>
  <w15:commentEx w15:paraId="4AD59BFD" w15:paraIdParent="25BC7B5E" w15:done="0"/>
  <w15:commentEx w15:paraId="13297682" w15:done="0"/>
  <w15:commentEx w15:paraId="1F665446" w15:done="0"/>
  <w15:commentEx w15:paraId="33BBCF22" w15:done="0"/>
  <w15:commentEx w15:paraId="47060CB0" w15:done="0"/>
  <w15:commentEx w15:paraId="4E21A4C3" w15:done="0"/>
  <w15:commentEx w15:paraId="7BBAAB19" w15:done="0"/>
  <w15:commentEx w15:paraId="4342CB41" w15:done="0"/>
  <w15:commentEx w15:paraId="747C491D" w15:done="0"/>
  <w15:commentEx w15:paraId="2B70B4CF" w15:done="0"/>
  <w15:commentEx w15:paraId="1DD52A8A" w15:done="0"/>
  <w15:commentEx w15:paraId="15CDB299" w15:done="0"/>
  <w15:commentEx w15:paraId="0F494F7B" w15:done="0"/>
  <w15:commentEx w15:paraId="0A7AE87F" w15:done="0"/>
  <w15:commentEx w15:paraId="2835F634" w15:done="0"/>
  <w15:commentEx w15:paraId="3932E6DB" w15:done="0"/>
  <w15:commentEx w15:paraId="70CF41B6" w15:done="0"/>
  <w15:commentEx w15:paraId="5A18E15F" w15:done="0"/>
  <w15:commentEx w15:paraId="027DFF1D" w15:done="0"/>
  <w15:commentEx w15:paraId="36B0AA37" w15:done="0"/>
  <w15:commentEx w15:paraId="327EE00B" w15:done="0"/>
  <w15:commentEx w15:paraId="4865CB3B" w15:done="0"/>
  <w15:commentEx w15:paraId="043269FC" w15:done="0"/>
  <w15:commentEx w15:paraId="1D1889F8" w15:done="0"/>
  <w15:commentEx w15:paraId="5171A305" w15:done="0"/>
  <w15:commentEx w15:paraId="0F87CBF0" w15:done="0"/>
  <w15:commentEx w15:paraId="67A776D9" w15:done="0"/>
  <w15:commentEx w15:paraId="1E8759AC" w15:done="0"/>
  <w15:commentEx w15:paraId="4987D21B" w15:done="0"/>
  <w15:commentEx w15:paraId="7A943F9B" w15:done="0"/>
  <w15:commentEx w15:paraId="2459096F" w15:done="0"/>
  <w15:commentEx w15:paraId="06CB9F00" w15:done="0"/>
  <w15:commentEx w15:paraId="4C9F74E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3025FD2" w16cid:durableId="1F0C0491"/>
  <w16cid:commentId w16cid:paraId="2D22AE3E" w16cid:durableId="7F0D65AA"/>
  <w16cid:commentId w16cid:paraId="268347C8" w16cid:durableId="0B20EF85"/>
  <w16cid:commentId w16cid:paraId="15659388" w16cid:durableId="1A3B16D1"/>
  <w16cid:commentId w16cid:paraId="5A0FF521" w16cid:durableId="2D02BFDE"/>
  <w16cid:commentId w16cid:paraId="6078184E" w16cid:durableId="08A9200F"/>
  <w16cid:commentId w16cid:paraId="0E3B730E" w16cid:durableId="144112C5"/>
  <w16cid:commentId w16cid:paraId="19B99630" w16cid:durableId="53EDA0C3"/>
  <w16cid:commentId w16cid:paraId="7FC36874" w16cid:durableId="4F15F284"/>
  <w16cid:commentId w16cid:paraId="6D32292C" w16cid:durableId="7A97AA6F"/>
  <w16cid:commentId w16cid:paraId="00F8837D" w16cid:durableId="4138C045"/>
  <w16cid:commentId w16cid:paraId="58D8F83F" w16cid:durableId="4CBF31AE"/>
  <w16cid:commentId w16cid:paraId="16B87EAE" w16cid:durableId="6D1DBF87"/>
  <w16cid:commentId w16cid:paraId="3EE08678" w16cid:durableId="60A2446D"/>
  <w16cid:commentId w16cid:paraId="46937858" w16cid:durableId="4226694B"/>
  <w16cid:commentId w16cid:paraId="227C9E23" w16cid:durableId="1751B5C5"/>
  <w16cid:commentId w16cid:paraId="21CB7A36" w16cid:durableId="24B4A444"/>
  <w16cid:commentId w16cid:paraId="161C26C3" w16cid:durableId="306CBCD8"/>
  <w16cid:commentId w16cid:paraId="5107C2B5" w16cid:durableId="103DCA18"/>
  <w16cid:commentId w16cid:paraId="31C5789D" w16cid:durableId="0FFD4EAB"/>
  <w16cid:commentId w16cid:paraId="7FB0F739" w16cid:durableId="132A804F"/>
  <w16cid:commentId w16cid:paraId="1B98BEBE" w16cid:durableId="0CF6ACDF"/>
  <w16cid:commentId w16cid:paraId="0B8C36CF" w16cid:durableId="76AFE9EB"/>
  <w16cid:commentId w16cid:paraId="1D1F57E0" w16cid:durableId="0ACD38FE"/>
  <w16cid:commentId w16cid:paraId="567AFA73" w16cid:durableId="6362256B"/>
  <w16cid:commentId w16cid:paraId="46E6F1F5" w16cid:durableId="76D0BBE1"/>
  <w16cid:commentId w16cid:paraId="24DD183A" w16cid:durableId="6F012E8F"/>
  <w16cid:commentId w16cid:paraId="0F7C119D" w16cid:durableId="5002F3BA"/>
  <w16cid:commentId w16cid:paraId="25BC7B5E" w16cid:durableId="1CBA53FA"/>
  <w16cid:commentId w16cid:paraId="4AD59BFD" w16cid:durableId="3F14DC48"/>
  <w16cid:commentId w16cid:paraId="13297682" w16cid:durableId="481F8DD4"/>
  <w16cid:commentId w16cid:paraId="1F665446" w16cid:durableId="671053C1"/>
  <w16cid:commentId w16cid:paraId="33BBCF22" w16cid:durableId="46A2E23B"/>
  <w16cid:commentId w16cid:paraId="47060CB0" w16cid:durableId="73C25A9B"/>
  <w16cid:commentId w16cid:paraId="4E21A4C3" w16cid:durableId="2986C7E2"/>
  <w16cid:commentId w16cid:paraId="7BBAAB19" w16cid:durableId="5679DF9A"/>
  <w16cid:commentId w16cid:paraId="4342CB41" w16cid:durableId="7C22C691"/>
  <w16cid:commentId w16cid:paraId="747C491D" w16cid:durableId="41A6A6E4"/>
  <w16cid:commentId w16cid:paraId="2B70B4CF" w16cid:durableId="3FACB529"/>
  <w16cid:commentId w16cid:paraId="1DD52A8A" w16cid:durableId="3CB515A9"/>
  <w16cid:commentId w16cid:paraId="15CDB299" w16cid:durableId="280BF6AF"/>
  <w16cid:commentId w16cid:paraId="0F494F7B" w16cid:durableId="211C1F74"/>
  <w16cid:commentId w16cid:paraId="0A7AE87F" w16cid:durableId="0657A794"/>
  <w16cid:commentId w16cid:paraId="2835F634" w16cid:durableId="41674A59"/>
  <w16cid:commentId w16cid:paraId="3932E6DB" w16cid:durableId="21544270"/>
  <w16cid:commentId w16cid:paraId="70CF41B6" w16cid:durableId="151C94F6"/>
  <w16cid:commentId w16cid:paraId="5A18E15F" w16cid:durableId="7BEB2096"/>
  <w16cid:commentId w16cid:paraId="027DFF1D" w16cid:durableId="53009132"/>
  <w16cid:commentId w16cid:paraId="36B0AA37" w16cid:durableId="41B62956"/>
  <w16cid:commentId w16cid:paraId="327EE00B" w16cid:durableId="7B98A1CF"/>
  <w16cid:commentId w16cid:paraId="4865CB3B" w16cid:durableId="2BFC99F8"/>
  <w16cid:commentId w16cid:paraId="043269FC" w16cid:durableId="1E924E1C"/>
  <w16cid:commentId w16cid:paraId="1D1889F8" w16cid:durableId="09385323"/>
  <w16cid:commentId w16cid:paraId="5171A305" w16cid:durableId="59F2C858"/>
  <w16cid:commentId w16cid:paraId="0F87CBF0" w16cid:durableId="2F4A46CE"/>
  <w16cid:commentId w16cid:paraId="67A776D9" w16cid:durableId="1E14B89A"/>
  <w16cid:commentId w16cid:paraId="1E8759AC" w16cid:durableId="6E4E8E53"/>
  <w16cid:commentId w16cid:paraId="4987D21B" w16cid:durableId="316DD139"/>
  <w16cid:commentId w16cid:paraId="7A943F9B" w16cid:durableId="31A611B9"/>
  <w16cid:commentId w16cid:paraId="2459096F" w16cid:durableId="3DF19362"/>
  <w16cid:commentId w16cid:paraId="06CB9F00" w16cid:durableId="10EA9FC1"/>
  <w16cid:commentId w16cid:paraId="4C9F74E7" w16cid:durableId="2FCC13A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Symbols">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94272"/>
    <w:multiLevelType w:val="multilevel"/>
    <w:tmpl w:val="8F0E9E8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DE439F6"/>
    <w:multiLevelType w:val="multilevel"/>
    <w:tmpl w:val="C73613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2BF4CE4"/>
    <w:multiLevelType w:val="hybridMultilevel"/>
    <w:tmpl w:val="167E6432"/>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3" w15:restartNumberingAfterBreak="0">
    <w:nsid w:val="655E0DB6"/>
    <w:multiLevelType w:val="multilevel"/>
    <w:tmpl w:val="5268E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77141318">
    <w:abstractNumId w:val="0"/>
  </w:num>
  <w:num w:numId="2" w16cid:durableId="753941435">
    <w:abstractNumId w:val="2"/>
  </w:num>
  <w:num w:numId="3" w16cid:durableId="17196982">
    <w:abstractNumId w:val="1"/>
  </w:num>
  <w:num w:numId="4" w16cid:durableId="18222357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A95"/>
    <w:rsid w:val="002A6E49"/>
    <w:rsid w:val="0034505C"/>
    <w:rsid w:val="00431D1C"/>
    <w:rsid w:val="00472A95"/>
    <w:rsid w:val="006C6977"/>
    <w:rsid w:val="00903CBF"/>
    <w:rsid w:val="00AC5016"/>
    <w:rsid w:val="00F26F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549AB6"/>
  <w15:chartTrackingRefBased/>
  <w15:docId w15:val="{A10D5A1D-2499-468A-B173-E69A1FECF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2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A95"/>
    <w:rPr>
      <w:rFonts w:eastAsiaTheme="majorEastAsia" w:cstheme="majorBidi"/>
      <w:color w:val="272727" w:themeColor="text1" w:themeTint="D8"/>
    </w:rPr>
  </w:style>
  <w:style w:type="paragraph" w:styleId="Title">
    <w:name w:val="Title"/>
    <w:basedOn w:val="Normal"/>
    <w:next w:val="Normal"/>
    <w:link w:val="TitleChar"/>
    <w:uiPriority w:val="10"/>
    <w:qFormat/>
    <w:rsid w:val="00472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A95"/>
    <w:pPr>
      <w:spacing w:before="160"/>
      <w:jc w:val="center"/>
    </w:pPr>
    <w:rPr>
      <w:i/>
      <w:iCs/>
      <w:color w:val="404040" w:themeColor="text1" w:themeTint="BF"/>
    </w:rPr>
  </w:style>
  <w:style w:type="character" w:customStyle="1" w:styleId="QuoteChar">
    <w:name w:val="Quote Char"/>
    <w:basedOn w:val="DefaultParagraphFont"/>
    <w:link w:val="Quote"/>
    <w:uiPriority w:val="29"/>
    <w:rsid w:val="00472A95"/>
    <w:rPr>
      <w:i/>
      <w:iCs/>
      <w:color w:val="404040" w:themeColor="text1" w:themeTint="BF"/>
    </w:rPr>
  </w:style>
  <w:style w:type="paragraph" w:styleId="ListParagraph">
    <w:name w:val="List Paragraph"/>
    <w:basedOn w:val="Normal"/>
    <w:uiPriority w:val="34"/>
    <w:qFormat/>
    <w:rsid w:val="00472A95"/>
    <w:pPr>
      <w:ind w:left="720"/>
      <w:contextualSpacing/>
    </w:pPr>
  </w:style>
  <w:style w:type="character" w:styleId="IntenseEmphasis">
    <w:name w:val="Intense Emphasis"/>
    <w:basedOn w:val="DefaultParagraphFont"/>
    <w:uiPriority w:val="21"/>
    <w:qFormat/>
    <w:rsid w:val="00472A95"/>
    <w:rPr>
      <w:i/>
      <w:iCs/>
      <w:color w:val="0F4761" w:themeColor="accent1" w:themeShade="BF"/>
    </w:rPr>
  </w:style>
  <w:style w:type="paragraph" w:styleId="IntenseQuote">
    <w:name w:val="Intense Quote"/>
    <w:basedOn w:val="Normal"/>
    <w:next w:val="Normal"/>
    <w:link w:val="IntenseQuoteChar"/>
    <w:uiPriority w:val="30"/>
    <w:qFormat/>
    <w:rsid w:val="00472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A95"/>
    <w:rPr>
      <w:i/>
      <w:iCs/>
      <w:color w:val="0F4761" w:themeColor="accent1" w:themeShade="BF"/>
    </w:rPr>
  </w:style>
  <w:style w:type="character" w:styleId="IntenseReference">
    <w:name w:val="Intense Reference"/>
    <w:basedOn w:val="DefaultParagraphFont"/>
    <w:uiPriority w:val="32"/>
    <w:qFormat/>
    <w:rsid w:val="00472A95"/>
    <w:rPr>
      <w:b/>
      <w:bCs/>
      <w:smallCaps/>
      <w:color w:val="0F4761" w:themeColor="accent1" w:themeShade="BF"/>
      <w:spacing w:val="5"/>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4337</Words>
  <Characters>24422</Characters>
  <Application>Microsoft Office Word</Application>
  <DocSecurity>0</DocSecurity>
  <Lines>595</Lines>
  <Paragraphs>305</Paragraphs>
  <ScaleCrop>false</ScaleCrop>
  <Company/>
  <LinksUpToDate>false</LinksUpToDate>
  <CharactersWithSpaces>28454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Agarwal</dc:creator>
  <cp:keywords/>
  <dc:description/>
  <cp:lastModifiedBy>Rishabh Agarwal</cp:lastModifiedBy>
  <cp:revision>4</cp:revision>
  <dcterms:created xsi:type="dcterms:W3CDTF">2024-11-15T23:41:00Z</dcterms:created>
  <dcterms:modified xsi:type="dcterms:W3CDTF">2024-11-15T23:47:00Z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263558d3a67527ea1c8b9287ea0efc8e33042cffa179ced88fbf877761f76092</vt:lpwstr>
  </property>
</Properties>
</file>